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95"/>
        <w:gridCol w:w="4205"/>
        <w:gridCol w:w="795"/>
        <w:gridCol w:w="777"/>
        <w:gridCol w:w="2143"/>
        <w:gridCol w:w="1975"/>
      </w:tblGrid>
      <w:tr w:rsidR="00827E5C" w:rsidRPr="00827E5C" w14:paraId="0F6DA8A9" w14:textId="77777777" w:rsidTr="001B2DEA">
        <w:trPr>
          <w:tblHeader/>
        </w:trPr>
        <w:tc>
          <w:tcPr>
            <w:tcW w:w="895" w:type="dxa"/>
            <w:shd w:val="clear" w:color="auto" w:fill="FFFFFF"/>
            <w:tcMar>
              <w:top w:w="90" w:type="dxa"/>
              <w:left w:w="195" w:type="dxa"/>
              <w:bottom w:w="90" w:type="dxa"/>
              <w:right w:w="195" w:type="dxa"/>
            </w:tcMar>
            <w:vAlign w:val="center"/>
            <w:hideMark/>
          </w:tcPr>
          <w:p w14:paraId="3463CD25" w14:textId="77777777" w:rsidR="006A5EE8" w:rsidRPr="00827E5C" w:rsidRDefault="006A5EE8" w:rsidP="006A5EE8">
            <w:pPr>
              <w:rPr>
                <w:b/>
                <w:bCs/>
              </w:rPr>
            </w:pPr>
            <w:r w:rsidRPr="00827E5C">
              <w:rPr>
                <w:b/>
                <w:bCs/>
              </w:rPr>
              <w:t>c?</w:t>
            </w:r>
          </w:p>
        </w:tc>
        <w:tc>
          <w:tcPr>
            <w:tcW w:w="4205" w:type="dxa"/>
            <w:shd w:val="clear" w:color="auto" w:fill="FFFFFF"/>
            <w:tcMar>
              <w:top w:w="90" w:type="dxa"/>
              <w:left w:w="195" w:type="dxa"/>
              <w:bottom w:w="90" w:type="dxa"/>
              <w:right w:w="195" w:type="dxa"/>
            </w:tcMar>
            <w:vAlign w:val="center"/>
            <w:hideMark/>
          </w:tcPr>
          <w:p w14:paraId="73C1CA7F" w14:textId="77777777" w:rsidR="006A5EE8" w:rsidRPr="00827E5C" w:rsidRDefault="006A5EE8" w:rsidP="006A5EE8">
            <w:pPr>
              <w:rPr>
                <w:b/>
                <w:bCs/>
              </w:rPr>
            </w:pPr>
            <w:r w:rsidRPr="00827E5C">
              <w:rPr>
                <w:b/>
                <w:bCs/>
              </w:rPr>
              <w:t>Classification Directory Name</w:t>
            </w:r>
          </w:p>
        </w:tc>
        <w:tc>
          <w:tcPr>
            <w:tcW w:w="795" w:type="dxa"/>
            <w:shd w:val="clear" w:color="auto" w:fill="FFFFFF"/>
            <w:tcMar>
              <w:top w:w="90" w:type="dxa"/>
              <w:left w:w="195" w:type="dxa"/>
              <w:bottom w:w="90" w:type="dxa"/>
              <w:right w:w="195" w:type="dxa"/>
            </w:tcMar>
            <w:vAlign w:val="center"/>
            <w:hideMark/>
          </w:tcPr>
          <w:p w14:paraId="437BE30F" w14:textId="77777777" w:rsidR="006A5EE8" w:rsidRPr="00827E5C" w:rsidRDefault="006A5EE8" w:rsidP="006A5EE8">
            <w:pPr>
              <w:rPr>
                <w:b/>
                <w:bCs/>
              </w:rPr>
            </w:pPr>
            <w:r w:rsidRPr="00827E5C">
              <w:rPr>
                <w:b/>
                <w:bCs/>
              </w:rPr>
              <w:t>Kbd1</w:t>
            </w:r>
          </w:p>
          <w:p w14:paraId="6C8263F8" w14:textId="66C08DF7" w:rsidR="006A5EE8" w:rsidRPr="00827E5C" w:rsidRDefault="006A5EE8" w:rsidP="006A5EE8">
            <w:pPr>
              <w:rPr>
                <w:b/>
                <w:bCs/>
              </w:rPr>
            </w:pPr>
            <w:proofErr w:type="spellStart"/>
            <w:r w:rsidRPr="00827E5C">
              <w:rPr>
                <w:b/>
                <w:bCs/>
              </w:rPr>
              <w:t>lett</w:t>
            </w:r>
            <w:proofErr w:type="spellEnd"/>
          </w:p>
        </w:tc>
        <w:tc>
          <w:tcPr>
            <w:tcW w:w="777" w:type="dxa"/>
            <w:shd w:val="clear" w:color="auto" w:fill="FFFFFF"/>
            <w:tcMar>
              <w:top w:w="90" w:type="dxa"/>
              <w:left w:w="195" w:type="dxa"/>
              <w:bottom w:w="90" w:type="dxa"/>
              <w:right w:w="195" w:type="dxa"/>
            </w:tcMar>
            <w:vAlign w:val="center"/>
            <w:hideMark/>
          </w:tcPr>
          <w:p w14:paraId="51C274A9" w14:textId="77777777" w:rsidR="006A5EE8" w:rsidRPr="00827E5C" w:rsidRDefault="006A5EE8" w:rsidP="006A5EE8">
            <w:pPr>
              <w:rPr>
                <w:b/>
                <w:bCs/>
              </w:rPr>
            </w:pPr>
            <w:r w:rsidRPr="00827E5C">
              <w:rPr>
                <w:b/>
                <w:bCs/>
              </w:rPr>
              <w:t>3</w:t>
            </w:r>
          </w:p>
          <w:p w14:paraId="1E1B4A92" w14:textId="36944E5A" w:rsidR="006A5EE8" w:rsidRPr="00827E5C" w:rsidRDefault="006A5EE8" w:rsidP="006A5EE8">
            <w:pPr>
              <w:rPr>
                <w:b/>
                <w:bCs/>
              </w:rPr>
            </w:pPr>
            <w:proofErr w:type="spellStart"/>
            <w:r w:rsidRPr="00827E5C">
              <w:rPr>
                <w:b/>
                <w:bCs/>
              </w:rPr>
              <w:t>lett</w:t>
            </w:r>
            <w:proofErr w:type="spellEnd"/>
          </w:p>
          <w:p w14:paraId="6142086B" w14:textId="1546A808" w:rsidR="006A5EE8" w:rsidRPr="00827E5C" w:rsidRDefault="006A5EE8" w:rsidP="006A5EE8">
            <w:pPr>
              <w:rPr>
                <w:b/>
                <w:bCs/>
              </w:rPr>
            </w:pPr>
            <w:proofErr w:type="spellStart"/>
            <w:r w:rsidRPr="00827E5C">
              <w:rPr>
                <w:b/>
                <w:bCs/>
              </w:rPr>
              <w:t>ers</w:t>
            </w:r>
            <w:proofErr w:type="spellEnd"/>
          </w:p>
        </w:tc>
        <w:tc>
          <w:tcPr>
            <w:tcW w:w="2143" w:type="dxa"/>
            <w:shd w:val="clear" w:color="auto" w:fill="FFFFFF"/>
            <w:tcMar>
              <w:top w:w="90" w:type="dxa"/>
              <w:left w:w="195" w:type="dxa"/>
              <w:bottom w:w="90" w:type="dxa"/>
              <w:right w:w="195" w:type="dxa"/>
            </w:tcMar>
            <w:vAlign w:val="center"/>
            <w:hideMark/>
          </w:tcPr>
          <w:p w14:paraId="3D49DD4B" w14:textId="77777777" w:rsidR="006A5EE8" w:rsidRPr="00827E5C" w:rsidRDefault="006A5EE8" w:rsidP="006A5EE8">
            <w:pPr>
              <w:rPr>
                <w:b/>
                <w:bCs/>
              </w:rPr>
            </w:pPr>
            <w:r w:rsidRPr="00827E5C">
              <w:rPr>
                <w:b/>
                <w:bCs/>
              </w:rPr>
              <w:t>Any Mnemonic Explanation</w:t>
            </w:r>
          </w:p>
        </w:tc>
        <w:tc>
          <w:tcPr>
            <w:tcW w:w="1975" w:type="dxa"/>
            <w:shd w:val="clear" w:color="auto" w:fill="FFFFFF"/>
            <w:tcMar>
              <w:top w:w="90" w:type="dxa"/>
              <w:left w:w="195" w:type="dxa"/>
              <w:bottom w:w="90" w:type="dxa"/>
              <w:right w:w="195" w:type="dxa"/>
            </w:tcMar>
            <w:vAlign w:val="center"/>
            <w:hideMark/>
          </w:tcPr>
          <w:p w14:paraId="55BB59B7" w14:textId="77777777" w:rsidR="006A5EE8" w:rsidRPr="00827E5C" w:rsidRDefault="006A5EE8" w:rsidP="006A5EE8">
            <w:pPr>
              <w:rPr>
                <w:b/>
                <w:bCs/>
              </w:rPr>
            </w:pPr>
            <w:r w:rsidRPr="00827E5C">
              <w:rPr>
                <w:b/>
                <w:bCs/>
              </w:rPr>
              <w:t>Shows Up As</w:t>
            </w:r>
          </w:p>
        </w:tc>
      </w:tr>
      <w:tr w:rsidR="00827E5C" w:rsidRPr="00827E5C" w14:paraId="4FF02098" w14:textId="77777777" w:rsidTr="001B2DEA">
        <w:tc>
          <w:tcPr>
            <w:tcW w:w="895" w:type="dxa"/>
            <w:shd w:val="clear" w:color="auto" w:fill="FFFFFF"/>
            <w:tcMar>
              <w:top w:w="90" w:type="dxa"/>
              <w:left w:w="195" w:type="dxa"/>
              <w:bottom w:w="90" w:type="dxa"/>
              <w:right w:w="195" w:type="dxa"/>
            </w:tcMar>
            <w:vAlign w:val="center"/>
            <w:hideMark/>
          </w:tcPr>
          <w:p w14:paraId="7CEC1370" w14:textId="77777777" w:rsidR="006A5EE8" w:rsidRPr="00827E5C" w:rsidRDefault="006A5EE8" w:rsidP="006A5EE8">
            <w:r w:rsidRPr="00827E5C">
              <w:t>c1</w:t>
            </w:r>
          </w:p>
        </w:tc>
        <w:tc>
          <w:tcPr>
            <w:tcW w:w="4205" w:type="dxa"/>
            <w:shd w:val="clear" w:color="auto" w:fill="FFFFFF"/>
            <w:tcMar>
              <w:top w:w="90" w:type="dxa"/>
              <w:left w:w="195" w:type="dxa"/>
              <w:bottom w:w="90" w:type="dxa"/>
              <w:right w:w="195" w:type="dxa"/>
            </w:tcMar>
            <w:vAlign w:val="center"/>
            <w:hideMark/>
          </w:tcPr>
          <w:p w14:paraId="3727903C" w14:textId="77777777" w:rsidR="001B2DEA" w:rsidRPr="00827E5C" w:rsidRDefault="001B2DEA" w:rsidP="006A5EE8"/>
          <w:p w14:paraId="23168D1F" w14:textId="77777777" w:rsidR="001B2DEA" w:rsidRPr="00827E5C" w:rsidRDefault="001B2DEA" w:rsidP="006A5EE8"/>
          <w:p w14:paraId="6D3384B6" w14:textId="77777777" w:rsidR="001B2DEA" w:rsidRPr="00827E5C" w:rsidRDefault="001B2DEA" w:rsidP="006A5EE8"/>
          <w:p w14:paraId="3CA78604" w14:textId="0C8DCE14" w:rsidR="006A5EE8" w:rsidRPr="00827E5C" w:rsidRDefault="006A5EE8" w:rsidP="006A5EE8">
            <w:proofErr w:type="spellStart"/>
            <w:r w:rsidRPr="00827E5C">
              <w:t>Outside_Cover_Reuse</w:t>
            </w:r>
            <w:proofErr w:type="spellEnd"/>
          </w:p>
          <w:p w14:paraId="583BABD3" w14:textId="77777777" w:rsidR="001B2DEA" w:rsidRPr="00827E5C" w:rsidRDefault="001B2DEA" w:rsidP="006A5EE8"/>
          <w:p w14:paraId="07B2AACC" w14:textId="77777777" w:rsidR="001B2DEA" w:rsidRPr="00827E5C" w:rsidRDefault="001B2DEA" w:rsidP="006A5EE8"/>
        </w:tc>
        <w:tc>
          <w:tcPr>
            <w:tcW w:w="795" w:type="dxa"/>
            <w:shd w:val="clear" w:color="auto" w:fill="FFFFFF"/>
            <w:tcMar>
              <w:top w:w="90" w:type="dxa"/>
              <w:left w:w="195" w:type="dxa"/>
              <w:bottom w:w="90" w:type="dxa"/>
              <w:right w:w="195" w:type="dxa"/>
            </w:tcMar>
            <w:vAlign w:val="center"/>
            <w:hideMark/>
          </w:tcPr>
          <w:p w14:paraId="6C4F185E" w14:textId="77777777" w:rsidR="006A5EE8" w:rsidRPr="00827E5C" w:rsidRDefault="006A5EE8" w:rsidP="006A5EE8">
            <w:pPr>
              <w:rPr>
                <w:rFonts w:ascii="Courier New" w:hAnsi="Courier New" w:cs="Courier New"/>
              </w:rPr>
            </w:pPr>
            <w:r w:rsidRPr="00827E5C">
              <w:rPr>
                <w:rFonts w:ascii="Courier New" w:hAnsi="Courier New" w:cs="Courier New"/>
              </w:rPr>
              <w:t>O</w:t>
            </w:r>
          </w:p>
        </w:tc>
        <w:tc>
          <w:tcPr>
            <w:tcW w:w="777" w:type="dxa"/>
            <w:shd w:val="clear" w:color="auto" w:fill="FFFFFF"/>
            <w:tcMar>
              <w:top w:w="90" w:type="dxa"/>
              <w:left w:w="195" w:type="dxa"/>
              <w:bottom w:w="90" w:type="dxa"/>
              <w:right w:w="195" w:type="dxa"/>
            </w:tcMar>
            <w:vAlign w:val="center"/>
            <w:hideMark/>
          </w:tcPr>
          <w:p w14:paraId="3166BA32" w14:textId="77777777" w:rsidR="006A5EE8" w:rsidRPr="00827E5C" w:rsidRDefault="006A5EE8" w:rsidP="006A5EE8">
            <w:r w:rsidRPr="00827E5C">
              <w:t>orc</w:t>
            </w:r>
          </w:p>
        </w:tc>
        <w:tc>
          <w:tcPr>
            <w:tcW w:w="2143" w:type="dxa"/>
            <w:shd w:val="clear" w:color="auto" w:fill="FFFFFF"/>
            <w:tcMar>
              <w:top w:w="90" w:type="dxa"/>
              <w:left w:w="195" w:type="dxa"/>
              <w:bottom w:w="90" w:type="dxa"/>
              <w:right w:w="195" w:type="dxa"/>
            </w:tcMar>
            <w:vAlign w:val="center"/>
            <w:hideMark/>
          </w:tcPr>
          <w:p w14:paraId="4D01E74E" w14:textId="147DB820" w:rsidR="006A5EE8" w:rsidRPr="00827E5C" w:rsidRDefault="006A5EE8" w:rsidP="006A5EE8">
            <w:r w:rsidRPr="00827E5C">
              <w:t>Don't want to confuse optical character recognition, so </w:t>
            </w:r>
            <w:ins w:id="0" w:author="Unknown">
              <w:r w:rsidRPr="00827E5C">
                <w:rPr>
                  <w:u w:val="single"/>
                </w:rPr>
                <w:t>o</w:t>
              </w:r>
            </w:ins>
            <w:r w:rsidRPr="00827E5C">
              <w:t>utside </w:t>
            </w:r>
            <w:ins w:id="1" w:author="Unknown">
              <w:r w:rsidRPr="00827E5C">
                <w:rPr>
                  <w:u w:val="single"/>
                </w:rPr>
                <w:t>r</w:t>
              </w:r>
            </w:ins>
            <w:r w:rsidRPr="00827E5C">
              <w:t>euse </w:t>
            </w:r>
            <w:r w:rsidR="001B2DEA" w:rsidRPr="00827E5C">
              <w:br/>
            </w:r>
            <w:ins w:id="2" w:author="Unknown">
              <w:r w:rsidRPr="00827E5C">
                <w:rPr>
                  <w:u w:val="single"/>
                </w:rPr>
                <w:t>c</w:t>
              </w:r>
            </w:ins>
            <w:r w:rsidRPr="00827E5C">
              <w:t>over</w:t>
            </w:r>
          </w:p>
        </w:tc>
        <w:tc>
          <w:tcPr>
            <w:tcW w:w="1975" w:type="dxa"/>
            <w:shd w:val="clear" w:color="auto" w:fill="FFFFFF"/>
            <w:tcMar>
              <w:top w:w="90" w:type="dxa"/>
              <w:left w:w="195" w:type="dxa"/>
              <w:bottom w:w="90" w:type="dxa"/>
              <w:right w:w="195" w:type="dxa"/>
            </w:tcMar>
            <w:vAlign w:val="center"/>
            <w:hideMark/>
          </w:tcPr>
          <w:p w14:paraId="5D137EB0" w14:textId="3428E59E" w:rsidR="006A5EE8" w:rsidRPr="00827E5C" w:rsidRDefault="006A5EE8" w:rsidP="006A5EE8">
            <w:ins w:id="3" w:author="Unknown">
              <w:r w:rsidRPr="00827E5C">
                <w:rPr>
                  <w:u w:val="single"/>
                </w:rPr>
                <w:t>O</w:t>
              </w:r>
            </w:ins>
            <w:r w:rsidRPr="00827E5C">
              <w:t>utside cover</w:t>
            </w:r>
            <w:r w:rsidRPr="00827E5C">
              <w:br/>
              <w:t>reuse</w:t>
            </w:r>
          </w:p>
        </w:tc>
      </w:tr>
      <w:tr w:rsidR="00827E5C" w:rsidRPr="00827E5C" w14:paraId="27E06E0D" w14:textId="77777777" w:rsidTr="001B2DEA">
        <w:tc>
          <w:tcPr>
            <w:tcW w:w="895" w:type="dxa"/>
            <w:shd w:val="clear" w:color="auto" w:fill="FFFFFF"/>
            <w:tcMar>
              <w:top w:w="90" w:type="dxa"/>
              <w:left w:w="195" w:type="dxa"/>
              <w:bottom w:w="90" w:type="dxa"/>
              <w:right w:w="195" w:type="dxa"/>
            </w:tcMar>
            <w:vAlign w:val="center"/>
            <w:hideMark/>
          </w:tcPr>
          <w:p w14:paraId="4A1F4E52" w14:textId="77777777" w:rsidR="006A5EE8" w:rsidRPr="00827E5C" w:rsidRDefault="006A5EE8" w:rsidP="006A5EE8">
            <w:r w:rsidRPr="00827E5C">
              <w:t>c2</w:t>
            </w:r>
          </w:p>
        </w:tc>
        <w:tc>
          <w:tcPr>
            <w:tcW w:w="4205" w:type="dxa"/>
            <w:shd w:val="clear" w:color="auto" w:fill="FFFFFF"/>
            <w:tcMar>
              <w:top w:w="90" w:type="dxa"/>
              <w:left w:w="195" w:type="dxa"/>
              <w:bottom w:w="90" w:type="dxa"/>
              <w:right w:w="195" w:type="dxa"/>
            </w:tcMar>
            <w:vAlign w:val="center"/>
            <w:hideMark/>
          </w:tcPr>
          <w:p w14:paraId="2E0C773B" w14:textId="77777777" w:rsidR="006A5EE8" w:rsidRPr="00827E5C" w:rsidRDefault="006A5EE8" w:rsidP="006A5EE8">
            <w:proofErr w:type="spellStart"/>
            <w:r w:rsidRPr="00827E5C">
              <w:t>Under_Cover_Reuse</w:t>
            </w:r>
            <w:proofErr w:type="spellEnd"/>
          </w:p>
        </w:tc>
        <w:tc>
          <w:tcPr>
            <w:tcW w:w="795" w:type="dxa"/>
            <w:shd w:val="clear" w:color="auto" w:fill="FFFFFF"/>
            <w:tcMar>
              <w:top w:w="90" w:type="dxa"/>
              <w:left w:w="195" w:type="dxa"/>
              <w:bottom w:w="90" w:type="dxa"/>
              <w:right w:w="195" w:type="dxa"/>
            </w:tcMar>
            <w:vAlign w:val="center"/>
            <w:hideMark/>
          </w:tcPr>
          <w:p w14:paraId="2F46EB4D" w14:textId="77777777" w:rsidR="006A5EE8" w:rsidRPr="00827E5C" w:rsidRDefault="006A5EE8" w:rsidP="006A5EE8">
            <w:pPr>
              <w:rPr>
                <w:rFonts w:ascii="Courier New" w:hAnsi="Courier New" w:cs="Courier New"/>
              </w:rPr>
            </w:pPr>
            <w:r w:rsidRPr="00827E5C">
              <w:rPr>
                <w:rFonts w:ascii="Courier New" w:hAnsi="Courier New" w:cs="Courier New"/>
              </w:rPr>
              <w:t>R</w:t>
            </w:r>
          </w:p>
        </w:tc>
        <w:tc>
          <w:tcPr>
            <w:tcW w:w="777" w:type="dxa"/>
            <w:shd w:val="clear" w:color="auto" w:fill="FFFFFF"/>
            <w:tcMar>
              <w:top w:w="90" w:type="dxa"/>
              <w:left w:w="195" w:type="dxa"/>
              <w:bottom w:w="90" w:type="dxa"/>
              <w:right w:w="195" w:type="dxa"/>
            </w:tcMar>
            <w:vAlign w:val="center"/>
            <w:hideMark/>
          </w:tcPr>
          <w:p w14:paraId="4EBDACC8" w14:textId="77777777" w:rsidR="006A5EE8" w:rsidRPr="00827E5C" w:rsidRDefault="006A5EE8" w:rsidP="006A5EE8">
            <w:proofErr w:type="spellStart"/>
            <w:r w:rsidRPr="00827E5C">
              <w:t>ucr</w:t>
            </w:r>
            <w:proofErr w:type="spellEnd"/>
          </w:p>
        </w:tc>
        <w:tc>
          <w:tcPr>
            <w:tcW w:w="2143" w:type="dxa"/>
            <w:shd w:val="clear" w:color="auto" w:fill="FFFFFF"/>
            <w:tcMar>
              <w:top w:w="90" w:type="dxa"/>
              <w:left w:w="195" w:type="dxa"/>
              <w:bottom w:w="90" w:type="dxa"/>
              <w:right w:w="195" w:type="dxa"/>
            </w:tcMar>
            <w:vAlign w:val="center"/>
            <w:hideMark/>
          </w:tcPr>
          <w:p w14:paraId="5D9A5D41" w14:textId="77777777" w:rsidR="006A5EE8" w:rsidRPr="00827E5C" w:rsidRDefault="006A5EE8" w:rsidP="006A5EE8">
            <w:r w:rsidRPr="00827E5C">
              <w:t>Initialism</w:t>
            </w:r>
          </w:p>
        </w:tc>
        <w:tc>
          <w:tcPr>
            <w:tcW w:w="1975" w:type="dxa"/>
            <w:shd w:val="clear" w:color="auto" w:fill="FFFFFF"/>
            <w:tcMar>
              <w:top w:w="90" w:type="dxa"/>
              <w:left w:w="195" w:type="dxa"/>
              <w:bottom w:w="90" w:type="dxa"/>
              <w:right w:w="195" w:type="dxa"/>
            </w:tcMar>
            <w:vAlign w:val="center"/>
            <w:hideMark/>
          </w:tcPr>
          <w:p w14:paraId="05F87656" w14:textId="4478DC37" w:rsidR="006A5EE8" w:rsidRPr="00827E5C" w:rsidRDefault="006A5EE8" w:rsidP="006A5EE8">
            <w:proofErr w:type="spellStart"/>
            <w:r w:rsidRPr="00827E5C">
              <w:t>unde</w:t>
            </w:r>
            <w:ins w:id="4" w:author="Unknown">
              <w:r w:rsidRPr="00827E5C">
                <w:rPr>
                  <w:u w:val="single"/>
                </w:rPr>
                <w:t>R</w:t>
              </w:r>
            </w:ins>
            <w:proofErr w:type="spellEnd"/>
            <w:r w:rsidRPr="00827E5C">
              <w:t> </w:t>
            </w:r>
            <w:proofErr w:type="spellStart"/>
            <w:r w:rsidRPr="00827E5C">
              <w:t>cove</w:t>
            </w:r>
            <w:ins w:id="5" w:author="Unknown">
              <w:r w:rsidRPr="00827E5C">
                <w:t>R</w:t>
              </w:r>
            </w:ins>
            <w:proofErr w:type="spellEnd"/>
            <w:r w:rsidRPr="00827E5C">
              <w:t> </w:t>
            </w:r>
            <w:r w:rsidRPr="00827E5C">
              <w:br/>
            </w:r>
            <w:ins w:id="6" w:author="Unknown">
              <w:r w:rsidRPr="00827E5C">
                <w:t>R</w:t>
              </w:r>
            </w:ins>
            <w:r w:rsidRPr="00827E5C">
              <w:t>euse</w:t>
            </w:r>
          </w:p>
        </w:tc>
      </w:tr>
      <w:tr w:rsidR="00827E5C" w:rsidRPr="00827E5C" w14:paraId="1EEB6A59" w14:textId="77777777" w:rsidTr="001B2DEA">
        <w:tc>
          <w:tcPr>
            <w:tcW w:w="895" w:type="dxa"/>
            <w:shd w:val="clear" w:color="auto" w:fill="FFFFFF"/>
            <w:tcMar>
              <w:top w:w="90" w:type="dxa"/>
              <w:left w:w="195" w:type="dxa"/>
              <w:bottom w:w="90" w:type="dxa"/>
              <w:right w:w="195" w:type="dxa"/>
            </w:tcMar>
            <w:vAlign w:val="center"/>
            <w:hideMark/>
          </w:tcPr>
          <w:p w14:paraId="67EAB406" w14:textId="77777777" w:rsidR="006A5EE8" w:rsidRPr="00827E5C" w:rsidRDefault="006A5EE8" w:rsidP="006A5EE8">
            <w:r w:rsidRPr="00827E5C">
              <w:t>c3</w:t>
            </w:r>
          </w:p>
        </w:tc>
        <w:tc>
          <w:tcPr>
            <w:tcW w:w="4205" w:type="dxa"/>
            <w:shd w:val="clear" w:color="auto" w:fill="FFFFFF"/>
            <w:tcMar>
              <w:top w:w="90" w:type="dxa"/>
              <w:left w:w="195" w:type="dxa"/>
              <w:bottom w:w="90" w:type="dxa"/>
              <w:right w:w="195" w:type="dxa"/>
            </w:tcMar>
            <w:vAlign w:val="center"/>
            <w:hideMark/>
          </w:tcPr>
          <w:p w14:paraId="32093913" w14:textId="77777777" w:rsidR="006A5EE8" w:rsidRPr="00827E5C" w:rsidRDefault="006A5EE8" w:rsidP="006A5EE8">
            <w:proofErr w:type="spellStart"/>
            <w:r w:rsidRPr="00827E5C">
              <w:t>Spine_Protection_Reuse</w:t>
            </w:r>
            <w:proofErr w:type="spellEnd"/>
          </w:p>
        </w:tc>
        <w:tc>
          <w:tcPr>
            <w:tcW w:w="795" w:type="dxa"/>
            <w:shd w:val="clear" w:color="auto" w:fill="FFFFFF"/>
            <w:tcMar>
              <w:top w:w="90" w:type="dxa"/>
              <w:left w:w="195" w:type="dxa"/>
              <w:bottom w:w="90" w:type="dxa"/>
              <w:right w:w="195" w:type="dxa"/>
            </w:tcMar>
            <w:vAlign w:val="center"/>
            <w:hideMark/>
          </w:tcPr>
          <w:p w14:paraId="26DF6126" w14:textId="77777777" w:rsidR="006A5EE8" w:rsidRPr="00827E5C" w:rsidRDefault="006A5EE8" w:rsidP="006A5EE8">
            <w:pPr>
              <w:rPr>
                <w:rFonts w:ascii="Courier New" w:hAnsi="Courier New" w:cs="Courier New"/>
              </w:rPr>
            </w:pPr>
            <w:r w:rsidRPr="00827E5C">
              <w:rPr>
                <w:rFonts w:ascii="Courier New" w:hAnsi="Courier New" w:cs="Courier New"/>
              </w:rPr>
              <w:t>P</w:t>
            </w:r>
          </w:p>
        </w:tc>
        <w:tc>
          <w:tcPr>
            <w:tcW w:w="777" w:type="dxa"/>
            <w:shd w:val="clear" w:color="auto" w:fill="FFFFFF"/>
            <w:tcMar>
              <w:top w:w="90" w:type="dxa"/>
              <w:left w:w="195" w:type="dxa"/>
              <w:bottom w:w="90" w:type="dxa"/>
              <w:right w:w="195" w:type="dxa"/>
            </w:tcMar>
            <w:vAlign w:val="center"/>
            <w:hideMark/>
          </w:tcPr>
          <w:p w14:paraId="629EC113" w14:textId="77777777" w:rsidR="006A5EE8" w:rsidRPr="00827E5C" w:rsidRDefault="006A5EE8" w:rsidP="006A5EE8">
            <w:proofErr w:type="spellStart"/>
            <w:r w:rsidRPr="00827E5C">
              <w:t>spr</w:t>
            </w:r>
            <w:proofErr w:type="spellEnd"/>
          </w:p>
        </w:tc>
        <w:tc>
          <w:tcPr>
            <w:tcW w:w="2143" w:type="dxa"/>
            <w:shd w:val="clear" w:color="auto" w:fill="FFFFFF"/>
            <w:tcMar>
              <w:top w:w="90" w:type="dxa"/>
              <w:left w:w="195" w:type="dxa"/>
              <w:bottom w:w="90" w:type="dxa"/>
              <w:right w:w="195" w:type="dxa"/>
            </w:tcMar>
            <w:vAlign w:val="center"/>
            <w:hideMark/>
          </w:tcPr>
          <w:p w14:paraId="7F61E0AC" w14:textId="77777777" w:rsidR="006A5EE8" w:rsidRPr="00827E5C" w:rsidRDefault="006A5EE8" w:rsidP="006A5EE8">
            <w:r w:rsidRPr="00827E5C">
              <w:t>Initialism</w:t>
            </w:r>
          </w:p>
        </w:tc>
        <w:tc>
          <w:tcPr>
            <w:tcW w:w="1975" w:type="dxa"/>
            <w:shd w:val="clear" w:color="auto" w:fill="FFFFFF"/>
            <w:tcMar>
              <w:top w:w="90" w:type="dxa"/>
              <w:left w:w="195" w:type="dxa"/>
              <w:bottom w:w="90" w:type="dxa"/>
              <w:right w:w="195" w:type="dxa"/>
            </w:tcMar>
            <w:vAlign w:val="center"/>
            <w:hideMark/>
          </w:tcPr>
          <w:p w14:paraId="68F52077" w14:textId="76E1EE30" w:rsidR="006A5EE8" w:rsidRPr="00827E5C" w:rsidRDefault="006A5EE8" w:rsidP="006A5EE8">
            <w:proofErr w:type="spellStart"/>
            <w:r w:rsidRPr="00827E5C">
              <w:t>s</w:t>
            </w:r>
            <w:ins w:id="7" w:author="Unknown">
              <w:r w:rsidRPr="00827E5C">
                <w:rPr>
                  <w:u w:val="single"/>
                </w:rPr>
                <w:t>P</w:t>
              </w:r>
            </w:ins>
            <w:r w:rsidRPr="00827E5C">
              <w:t>ine</w:t>
            </w:r>
            <w:proofErr w:type="spellEnd"/>
            <w:r w:rsidRPr="00827E5C">
              <w:t> </w:t>
            </w:r>
            <w:ins w:id="8" w:author="Unknown">
              <w:r w:rsidRPr="00827E5C">
                <w:t>P</w:t>
              </w:r>
            </w:ins>
            <w:r w:rsidRPr="00827E5C">
              <w:t>rotection</w:t>
            </w:r>
            <w:r w:rsidRPr="00827E5C">
              <w:br/>
              <w:t>reuse</w:t>
            </w:r>
          </w:p>
        </w:tc>
      </w:tr>
      <w:tr w:rsidR="00827E5C" w:rsidRPr="00827E5C" w14:paraId="143481C9" w14:textId="77777777" w:rsidTr="001B2DEA">
        <w:tc>
          <w:tcPr>
            <w:tcW w:w="895" w:type="dxa"/>
            <w:shd w:val="clear" w:color="auto" w:fill="FFFFFF"/>
            <w:tcMar>
              <w:top w:w="90" w:type="dxa"/>
              <w:left w:w="195" w:type="dxa"/>
              <w:bottom w:w="90" w:type="dxa"/>
              <w:right w:w="195" w:type="dxa"/>
            </w:tcMar>
            <w:vAlign w:val="center"/>
            <w:hideMark/>
          </w:tcPr>
          <w:p w14:paraId="485B8823" w14:textId="77777777" w:rsidR="006A5EE8" w:rsidRPr="00827E5C" w:rsidRDefault="006A5EE8" w:rsidP="006A5EE8">
            <w:r w:rsidRPr="00827E5C">
              <w:t>c4</w:t>
            </w:r>
          </w:p>
        </w:tc>
        <w:tc>
          <w:tcPr>
            <w:tcW w:w="4205" w:type="dxa"/>
            <w:shd w:val="clear" w:color="auto" w:fill="FFFFFF"/>
            <w:tcMar>
              <w:top w:w="90" w:type="dxa"/>
              <w:left w:w="195" w:type="dxa"/>
              <w:bottom w:w="90" w:type="dxa"/>
              <w:right w:w="195" w:type="dxa"/>
            </w:tcMar>
            <w:vAlign w:val="center"/>
            <w:hideMark/>
          </w:tcPr>
          <w:p w14:paraId="7A827C34" w14:textId="77777777" w:rsidR="006A5EE8" w:rsidRPr="00827E5C" w:rsidRDefault="006A5EE8" w:rsidP="006A5EE8">
            <w:r w:rsidRPr="00827E5C">
              <w:t>Front-</w:t>
            </w:r>
            <w:proofErr w:type="spellStart"/>
            <w:r w:rsidRPr="00827E5C">
              <w:t>back_Matter_Reuse</w:t>
            </w:r>
            <w:proofErr w:type="spellEnd"/>
          </w:p>
        </w:tc>
        <w:tc>
          <w:tcPr>
            <w:tcW w:w="795" w:type="dxa"/>
            <w:shd w:val="clear" w:color="auto" w:fill="FFFFFF"/>
            <w:tcMar>
              <w:top w:w="90" w:type="dxa"/>
              <w:left w:w="195" w:type="dxa"/>
              <w:bottom w:w="90" w:type="dxa"/>
              <w:right w:w="195" w:type="dxa"/>
            </w:tcMar>
            <w:vAlign w:val="center"/>
            <w:hideMark/>
          </w:tcPr>
          <w:p w14:paraId="7AE3E0C1" w14:textId="77777777" w:rsidR="006A5EE8" w:rsidRPr="00827E5C" w:rsidRDefault="006A5EE8" w:rsidP="006A5EE8">
            <w:pPr>
              <w:rPr>
                <w:rFonts w:ascii="Courier New" w:hAnsi="Courier New" w:cs="Courier New"/>
              </w:rPr>
            </w:pPr>
            <w:r w:rsidRPr="00827E5C">
              <w:rPr>
                <w:rFonts w:ascii="Courier New" w:hAnsi="Courier New" w:cs="Courier New"/>
              </w:rPr>
              <w:t>F</w:t>
            </w:r>
          </w:p>
        </w:tc>
        <w:tc>
          <w:tcPr>
            <w:tcW w:w="777" w:type="dxa"/>
            <w:shd w:val="clear" w:color="auto" w:fill="FFFFFF"/>
            <w:tcMar>
              <w:top w:w="90" w:type="dxa"/>
              <w:left w:w="195" w:type="dxa"/>
              <w:bottom w:w="90" w:type="dxa"/>
              <w:right w:w="195" w:type="dxa"/>
            </w:tcMar>
            <w:vAlign w:val="center"/>
            <w:hideMark/>
          </w:tcPr>
          <w:p w14:paraId="133254B6" w14:textId="77777777" w:rsidR="006A5EE8" w:rsidRPr="00827E5C" w:rsidRDefault="006A5EE8" w:rsidP="006A5EE8">
            <w:proofErr w:type="spellStart"/>
            <w:r w:rsidRPr="00827E5C">
              <w:t>fmr</w:t>
            </w:r>
            <w:proofErr w:type="spellEnd"/>
          </w:p>
        </w:tc>
        <w:tc>
          <w:tcPr>
            <w:tcW w:w="2143" w:type="dxa"/>
            <w:shd w:val="clear" w:color="auto" w:fill="FFFFFF"/>
            <w:tcMar>
              <w:top w:w="90" w:type="dxa"/>
              <w:left w:w="195" w:type="dxa"/>
              <w:bottom w:w="90" w:type="dxa"/>
              <w:right w:w="195" w:type="dxa"/>
            </w:tcMar>
            <w:vAlign w:val="center"/>
            <w:hideMark/>
          </w:tcPr>
          <w:p w14:paraId="0CE882B1" w14:textId="77777777" w:rsidR="006A5EE8" w:rsidRPr="00827E5C" w:rsidRDefault="006A5EE8" w:rsidP="006A5EE8">
            <w:ins w:id="9" w:author="Unknown">
              <w:r w:rsidRPr="00827E5C">
                <w:rPr>
                  <w:u w:val="single"/>
                </w:rPr>
                <w:t>f</w:t>
              </w:r>
            </w:ins>
            <w:r w:rsidRPr="00827E5C">
              <w:t>ront </w:t>
            </w:r>
            <w:ins w:id="10" w:author="Unknown">
              <w:r w:rsidRPr="00827E5C">
                <w:rPr>
                  <w:u w:val="single"/>
                </w:rPr>
                <w:t>m</w:t>
              </w:r>
            </w:ins>
            <w:r w:rsidRPr="00827E5C">
              <w:t>atter </w:t>
            </w:r>
            <w:ins w:id="11" w:author="Unknown">
              <w:r w:rsidRPr="00827E5C">
                <w:rPr>
                  <w:u w:val="single"/>
                </w:rPr>
                <w:t>r</w:t>
              </w:r>
            </w:ins>
            <w:r w:rsidRPr="00827E5C">
              <w:t>euse</w:t>
            </w:r>
          </w:p>
        </w:tc>
        <w:tc>
          <w:tcPr>
            <w:tcW w:w="1975" w:type="dxa"/>
            <w:shd w:val="clear" w:color="auto" w:fill="FFFFFF"/>
            <w:tcMar>
              <w:top w:w="90" w:type="dxa"/>
              <w:left w:w="195" w:type="dxa"/>
              <w:bottom w:w="90" w:type="dxa"/>
              <w:right w:w="195" w:type="dxa"/>
            </w:tcMar>
            <w:vAlign w:val="center"/>
            <w:hideMark/>
          </w:tcPr>
          <w:p w14:paraId="4EEA7919" w14:textId="43E88081" w:rsidR="006A5EE8" w:rsidRPr="00827E5C" w:rsidRDefault="006A5EE8" w:rsidP="006A5EE8">
            <w:ins w:id="12" w:author="Unknown">
              <w:r w:rsidRPr="00827E5C">
                <w:rPr>
                  <w:u w:val="single"/>
                </w:rPr>
                <w:t>F</w:t>
              </w:r>
            </w:ins>
            <w:r w:rsidRPr="00827E5C">
              <w:t>ront-back</w:t>
            </w:r>
            <w:r w:rsidRPr="00827E5C">
              <w:br/>
              <w:t>matter reuse</w:t>
            </w:r>
          </w:p>
        </w:tc>
      </w:tr>
      <w:tr w:rsidR="00827E5C" w:rsidRPr="00827E5C" w14:paraId="7C203838" w14:textId="77777777" w:rsidTr="001B2DEA">
        <w:tc>
          <w:tcPr>
            <w:tcW w:w="895" w:type="dxa"/>
            <w:shd w:val="clear" w:color="auto" w:fill="FFFFFF"/>
            <w:tcMar>
              <w:top w:w="90" w:type="dxa"/>
              <w:left w:w="195" w:type="dxa"/>
              <w:bottom w:w="90" w:type="dxa"/>
              <w:right w:w="195" w:type="dxa"/>
            </w:tcMar>
            <w:vAlign w:val="center"/>
            <w:hideMark/>
          </w:tcPr>
          <w:p w14:paraId="3D63BD5C" w14:textId="77777777" w:rsidR="006A5EE8" w:rsidRPr="00827E5C" w:rsidRDefault="006A5EE8" w:rsidP="006A5EE8">
            <w:pPr>
              <w:rPr>
                <w:strike/>
              </w:rPr>
            </w:pPr>
            <w:r w:rsidRPr="00827E5C">
              <w:rPr>
                <w:strike/>
              </w:rPr>
              <w:t>c5</w:t>
            </w:r>
          </w:p>
        </w:tc>
        <w:tc>
          <w:tcPr>
            <w:tcW w:w="4205" w:type="dxa"/>
            <w:shd w:val="clear" w:color="auto" w:fill="FFFFFF"/>
            <w:tcMar>
              <w:top w:w="90" w:type="dxa"/>
              <w:left w:w="195" w:type="dxa"/>
              <w:bottom w:w="90" w:type="dxa"/>
              <w:right w:w="195" w:type="dxa"/>
            </w:tcMar>
            <w:vAlign w:val="center"/>
            <w:hideMark/>
          </w:tcPr>
          <w:p w14:paraId="366434E2" w14:textId="300A2295" w:rsidR="006A5EE8" w:rsidRPr="00827E5C" w:rsidRDefault="006A5EE8" w:rsidP="006A5EE8">
            <w:pPr>
              <w:rPr>
                <w:strike/>
              </w:rPr>
            </w:pPr>
            <w:proofErr w:type="spellStart"/>
            <w:r w:rsidRPr="00827E5C">
              <w:rPr>
                <w:strike/>
              </w:rPr>
              <w:t>One_Behind_Reuse</w:t>
            </w:r>
            <w:proofErr w:type="spellEnd"/>
            <w:r w:rsidR="009063F4">
              <w:rPr>
                <w:strike/>
              </w:rPr>
              <w:br/>
            </w:r>
            <w:r w:rsidR="009063F4" w:rsidRPr="009063F4">
              <w:t>N.B. Won't be 'H'</w:t>
            </w:r>
          </w:p>
        </w:tc>
        <w:tc>
          <w:tcPr>
            <w:tcW w:w="795" w:type="dxa"/>
            <w:shd w:val="clear" w:color="auto" w:fill="FFFFFF"/>
            <w:tcMar>
              <w:top w:w="90" w:type="dxa"/>
              <w:left w:w="195" w:type="dxa"/>
              <w:bottom w:w="90" w:type="dxa"/>
              <w:right w:w="195" w:type="dxa"/>
            </w:tcMar>
            <w:vAlign w:val="center"/>
            <w:hideMark/>
          </w:tcPr>
          <w:p w14:paraId="3D4DA05D" w14:textId="77777777" w:rsidR="006A5EE8" w:rsidRPr="00827E5C" w:rsidRDefault="006A5EE8" w:rsidP="006A5EE8">
            <w:pPr>
              <w:rPr>
                <w:strike/>
              </w:rPr>
            </w:pPr>
            <w:r w:rsidRPr="00827E5C">
              <w:rPr>
                <w:i/>
                <w:iCs/>
                <w:strike/>
              </w:rPr>
              <w:t>H</w:t>
            </w:r>
          </w:p>
        </w:tc>
        <w:tc>
          <w:tcPr>
            <w:tcW w:w="777" w:type="dxa"/>
            <w:shd w:val="clear" w:color="auto" w:fill="FFFFFF"/>
            <w:tcMar>
              <w:top w:w="90" w:type="dxa"/>
              <w:left w:w="195" w:type="dxa"/>
              <w:bottom w:w="90" w:type="dxa"/>
              <w:right w:w="195" w:type="dxa"/>
            </w:tcMar>
            <w:vAlign w:val="center"/>
            <w:hideMark/>
          </w:tcPr>
          <w:p w14:paraId="660DD697" w14:textId="77777777" w:rsidR="006A5EE8" w:rsidRPr="00827E5C" w:rsidRDefault="006A5EE8" w:rsidP="006A5EE8">
            <w:pPr>
              <w:rPr>
                <w:strike/>
              </w:rPr>
            </w:pPr>
            <w:proofErr w:type="spellStart"/>
            <w:r w:rsidRPr="00827E5C">
              <w:rPr>
                <w:strike/>
              </w:rPr>
              <w:t>obr</w:t>
            </w:r>
            <w:proofErr w:type="spellEnd"/>
          </w:p>
        </w:tc>
        <w:tc>
          <w:tcPr>
            <w:tcW w:w="2143" w:type="dxa"/>
            <w:shd w:val="clear" w:color="auto" w:fill="FFFFFF"/>
            <w:tcMar>
              <w:top w:w="90" w:type="dxa"/>
              <w:left w:w="195" w:type="dxa"/>
              <w:bottom w:w="90" w:type="dxa"/>
              <w:right w:w="195" w:type="dxa"/>
            </w:tcMar>
            <w:vAlign w:val="center"/>
            <w:hideMark/>
          </w:tcPr>
          <w:p w14:paraId="3BEE51A5" w14:textId="77777777" w:rsidR="006A5EE8" w:rsidRPr="00827E5C" w:rsidRDefault="006A5EE8" w:rsidP="006A5EE8">
            <w:pPr>
              <w:rPr>
                <w:strike/>
              </w:rPr>
            </w:pPr>
            <w:r w:rsidRPr="00827E5C">
              <w:rPr>
                <w:strike/>
              </w:rPr>
              <w:t>Initialism</w:t>
            </w:r>
          </w:p>
        </w:tc>
        <w:tc>
          <w:tcPr>
            <w:tcW w:w="1975" w:type="dxa"/>
            <w:shd w:val="clear" w:color="auto" w:fill="FFFFFF"/>
            <w:tcMar>
              <w:top w:w="90" w:type="dxa"/>
              <w:left w:w="195" w:type="dxa"/>
              <w:bottom w:w="90" w:type="dxa"/>
              <w:right w:w="195" w:type="dxa"/>
            </w:tcMar>
            <w:vAlign w:val="center"/>
            <w:hideMark/>
          </w:tcPr>
          <w:p w14:paraId="40BF0B45" w14:textId="77777777" w:rsidR="006A5EE8" w:rsidRPr="00827E5C" w:rsidRDefault="006A5EE8" w:rsidP="006A5EE8">
            <w:r w:rsidRPr="00827E5C">
              <w:t>TRYING WITHOUT THIS FOR FHTW 2025 </w:t>
            </w:r>
            <w:r w:rsidRPr="00827E5C">
              <w:rPr>
                <w:strike/>
              </w:rPr>
              <w:t xml:space="preserve">one </w:t>
            </w:r>
            <w:proofErr w:type="spellStart"/>
            <w:r w:rsidRPr="00827E5C">
              <w:rPr>
                <w:strike/>
              </w:rPr>
              <w:t>be</w:t>
            </w:r>
            <w:ins w:id="13" w:author="Unknown">
              <w:r w:rsidRPr="00827E5C">
                <w:rPr>
                  <w:strike/>
                </w:rPr>
                <w:t>H</w:t>
              </w:r>
            </w:ins>
            <w:r w:rsidRPr="00827E5C">
              <w:rPr>
                <w:strike/>
              </w:rPr>
              <w:t>ind</w:t>
            </w:r>
            <w:proofErr w:type="spellEnd"/>
            <w:r w:rsidRPr="00827E5C">
              <w:rPr>
                <w:strike/>
              </w:rPr>
              <w:t xml:space="preserve"> reuse</w:t>
            </w:r>
          </w:p>
        </w:tc>
      </w:tr>
      <w:tr w:rsidR="00827E5C" w:rsidRPr="00827E5C" w14:paraId="6E2FC82D" w14:textId="77777777" w:rsidTr="001B2DEA">
        <w:tc>
          <w:tcPr>
            <w:tcW w:w="895" w:type="dxa"/>
            <w:shd w:val="clear" w:color="auto" w:fill="FFFFFF"/>
            <w:tcMar>
              <w:top w:w="90" w:type="dxa"/>
              <w:left w:w="195" w:type="dxa"/>
              <w:bottom w:w="90" w:type="dxa"/>
              <w:right w:w="195" w:type="dxa"/>
            </w:tcMar>
            <w:vAlign w:val="center"/>
            <w:hideMark/>
          </w:tcPr>
          <w:p w14:paraId="7B19BA98" w14:textId="77777777" w:rsidR="006A5EE8" w:rsidRPr="00827E5C" w:rsidRDefault="006A5EE8" w:rsidP="006A5EE8">
            <w:r w:rsidRPr="00827E5C">
              <w:t>c6</w:t>
            </w:r>
          </w:p>
        </w:tc>
        <w:tc>
          <w:tcPr>
            <w:tcW w:w="4205" w:type="dxa"/>
            <w:shd w:val="clear" w:color="auto" w:fill="FFFFFF"/>
            <w:tcMar>
              <w:top w:w="90" w:type="dxa"/>
              <w:left w:w="195" w:type="dxa"/>
              <w:bottom w:w="90" w:type="dxa"/>
              <w:right w:w="195" w:type="dxa"/>
            </w:tcMar>
            <w:vAlign w:val="center"/>
            <w:hideMark/>
          </w:tcPr>
          <w:p w14:paraId="25185BF8" w14:textId="77777777" w:rsidR="006A5EE8" w:rsidRPr="00827E5C" w:rsidRDefault="006A5EE8" w:rsidP="006A5EE8">
            <w:proofErr w:type="spellStart"/>
            <w:r w:rsidRPr="00827E5C">
              <w:t>Cover_Wraparound_Reuse</w:t>
            </w:r>
            <w:proofErr w:type="spellEnd"/>
          </w:p>
        </w:tc>
        <w:tc>
          <w:tcPr>
            <w:tcW w:w="795" w:type="dxa"/>
            <w:shd w:val="clear" w:color="auto" w:fill="FFFFFF"/>
            <w:tcMar>
              <w:top w:w="90" w:type="dxa"/>
              <w:left w:w="195" w:type="dxa"/>
              <w:bottom w:w="90" w:type="dxa"/>
              <w:right w:w="195" w:type="dxa"/>
            </w:tcMar>
            <w:vAlign w:val="center"/>
            <w:hideMark/>
          </w:tcPr>
          <w:p w14:paraId="328D1196" w14:textId="77777777" w:rsidR="006A5EE8" w:rsidRPr="00827E5C" w:rsidRDefault="006A5EE8" w:rsidP="006A5EE8">
            <w:pPr>
              <w:rPr>
                <w:rFonts w:ascii="Courier New" w:hAnsi="Courier New" w:cs="Courier New"/>
              </w:rPr>
            </w:pPr>
            <w:r w:rsidRPr="00827E5C">
              <w:rPr>
                <w:rFonts w:ascii="Courier New" w:hAnsi="Courier New" w:cs="Courier New"/>
              </w:rPr>
              <w:t>W</w:t>
            </w:r>
          </w:p>
        </w:tc>
        <w:tc>
          <w:tcPr>
            <w:tcW w:w="777" w:type="dxa"/>
            <w:shd w:val="clear" w:color="auto" w:fill="FFFFFF"/>
            <w:tcMar>
              <w:top w:w="90" w:type="dxa"/>
              <w:left w:w="195" w:type="dxa"/>
              <w:bottom w:w="90" w:type="dxa"/>
              <w:right w:w="195" w:type="dxa"/>
            </w:tcMar>
            <w:vAlign w:val="center"/>
            <w:hideMark/>
          </w:tcPr>
          <w:p w14:paraId="68E86ED2" w14:textId="77777777" w:rsidR="006A5EE8" w:rsidRPr="00827E5C" w:rsidRDefault="006A5EE8" w:rsidP="006A5EE8">
            <w:proofErr w:type="spellStart"/>
            <w:r w:rsidRPr="00827E5C">
              <w:t>cwa</w:t>
            </w:r>
            <w:proofErr w:type="spellEnd"/>
          </w:p>
        </w:tc>
        <w:tc>
          <w:tcPr>
            <w:tcW w:w="2143" w:type="dxa"/>
            <w:shd w:val="clear" w:color="auto" w:fill="FFFFFF"/>
            <w:tcMar>
              <w:top w:w="90" w:type="dxa"/>
              <w:left w:w="195" w:type="dxa"/>
              <w:bottom w:w="90" w:type="dxa"/>
              <w:right w:w="195" w:type="dxa"/>
            </w:tcMar>
            <w:vAlign w:val="center"/>
            <w:hideMark/>
          </w:tcPr>
          <w:p w14:paraId="37F06B7F" w14:textId="77777777" w:rsidR="006A5EE8" w:rsidRPr="00827E5C" w:rsidRDefault="006A5EE8" w:rsidP="006A5EE8">
            <w:ins w:id="14" w:author="Unknown">
              <w:r w:rsidRPr="00827E5C">
                <w:rPr>
                  <w:u w:val="single"/>
                </w:rPr>
                <w:t>c</w:t>
              </w:r>
            </w:ins>
            <w:r w:rsidRPr="00827E5C">
              <w:t>over </w:t>
            </w:r>
            <w:ins w:id="15" w:author="Unknown">
              <w:r w:rsidRPr="00827E5C">
                <w:rPr>
                  <w:u w:val="single"/>
                </w:rPr>
                <w:t>w</w:t>
              </w:r>
            </w:ins>
            <w:r w:rsidRPr="00827E5C">
              <w:t>rap</w:t>
            </w:r>
            <w:ins w:id="16" w:author="Unknown">
              <w:r w:rsidRPr="00827E5C">
                <w:t>a</w:t>
              </w:r>
            </w:ins>
            <w:r w:rsidRPr="00827E5C">
              <w:t>round</w:t>
            </w:r>
          </w:p>
        </w:tc>
        <w:tc>
          <w:tcPr>
            <w:tcW w:w="1975" w:type="dxa"/>
            <w:shd w:val="clear" w:color="auto" w:fill="FFFFFF"/>
            <w:tcMar>
              <w:top w:w="90" w:type="dxa"/>
              <w:left w:w="195" w:type="dxa"/>
              <w:bottom w:w="90" w:type="dxa"/>
              <w:right w:w="195" w:type="dxa"/>
            </w:tcMar>
            <w:vAlign w:val="center"/>
            <w:hideMark/>
          </w:tcPr>
          <w:p w14:paraId="1D58AE9F" w14:textId="25085C3F" w:rsidR="006A5EE8" w:rsidRPr="00827E5C" w:rsidRDefault="006A5EE8" w:rsidP="006A5EE8">
            <w:r w:rsidRPr="00827E5C">
              <w:t>cover </w:t>
            </w:r>
            <w:r w:rsidRPr="00827E5C">
              <w:br/>
            </w:r>
            <w:ins w:id="17" w:author="Unknown">
              <w:r w:rsidRPr="00827E5C">
                <w:rPr>
                  <w:u w:val="single"/>
                </w:rPr>
                <w:t>W</w:t>
              </w:r>
            </w:ins>
            <w:r w:rsidRPr="00827E5C">
              <w:t>raparound reuse</w:t>
            </w:r>
          </w:p>
        </w:tc>
      </w:tr>
      <w:tr w:rsidR="00827E5C" w:rsidRPr="00827E5C" w14:paraId="3FF78F13" w14:textId="77777777" w:rsidTr="001B2DEA">
        <w:tc>
          <w:tcPr>
            <w:tcW w:w="895" w:type="dxa"/>
            <w:shd w:val="clear" w:color="auto" w:fill="FFFFFF"/>
            <w:tcMar>
              <w:top w:w="90" w:type="dxa"/>
              <w:left w:w="195" w:type="dxa"/>
              <w:bottom w:w="90" w:type="dxa"/>
              <w:right w:w="195" w:type="dxa"/>
            </w:tcMar>
            <w:vAlign w:val="center"/>
            <w:hideMark/>
          </w:tcPr>
          <w:p w14:paraId="3A1F4BF3" w14:textId="77777777" w:rsidR="006A5EE8" w:rsidRPr="00827E5C" w:rsidRDefault="006A5EE8" w:rsidP="006A5EE8">
            <w:r w:rsidRPr="00827E5C">
              <w:t>c7</w:t>
            </w:r>
          </w:p>
        </w:tc>
        <w:tc>
          <w:tcPr>
            <w:tcW w:w="4205" w:type="dxa"/>
            <w:shd w:val="clear" w:color="auto" w:fill="FFFFFF"/>
            <w:tcMar>
              <w:top w:w="90" w:type="dxa"/>
              <w:left w:w="195" w:type="dxa"/>
              <w:bottom w:w="90" w:type="dxa"/>
              <w:right w:w="195" w:type="dxa"/>
            </w:tcMar>
            <w:vAlign w:val="center"/>
            <w:hideMark/>
          </w:tcPr>
          <w:p w14:paraId="5DB18ECE" w14:textId="77777777" w:rsidR="006A5EE8" w:rsidRPr="00827E5C" w:rsidRDefault="006A5EE8" w:rsidP="006A5EE8">
            <w:proofErr w:type="spellStart"/>
            <w:r w:rsidRPr="00827E5C">
              <w:t>Tiny_Background_Reuse</w:t>
            </w:r>
            <w:proofErr w:type="spellEnd"/>
          </w:p>
        </w:tc>
        <w:tc>
          <w:tcPr>
            <w:tcW w:w="795" w:type="dxa"/>
            <w:shd w:val="clear" w:color="auto" w:fill="FFFFFF"/>
            <w:tcMar>
              <w:top w:w="90" w:type="dxa"/>
              <w:left w:w="195" w:type="dxa"/>
              <w:bottom w:w="90" w:type="dxa"/>
              <w:right w:w="195" w:type="dxa"/>
            </w:tcMar>
            <w:vAlign w:val="center"/>
            <w:hideMark/>
          </w:tcPr>
          <w:p w14:paraId="7FC05364" w14:textId="77777777" w:rsidR="006A5EE8" w:rsidRPr="00827E5C" w:rsidRDefault="006A5EE8" w:rsidP="006A5EE8">
            <w:pPr>
              <w:rPr>
                <w:rFonts w:ascii="Courier New" w:hAnsi="Courier New" w:cs="Courier New"/>
              </w:rPr>
            </w:pPr>
            <w:r w:rsidRPr="00827E5C">
              <w:rPr>
                <w:rFonts w:ascii="Courier New" w:hAnsi="Courier New" w:cs="Courier New"/>
              </w:rPr>
              <w:t>T</w:t>
            </w:r>
          </w:p>
        </w:tc>
        <w:tc>
          <w:tcPr>
            <w:tcW w:w="777" w:type="dxa"/>
            <w:shd w:val="clear" w:color="auto" w:fill="FFFFFF"/>
            <w:tcMar>
              <w:top w:w="90" w:type="dxa"/>
              <w:left w:w="195" w:type="dxa"/>
              <w:bottom w:w="90" w:type="dxa"/>
              <w:right w:w="195" w:type="dxa"/>
            </w:tcMar>
            <w:vAlign w:val="center"/>
            <w:hideMark/>
          </w:tcPr>
          <w:p w14:paraId="104C2C60" w14:textId="77777777" w:rsidR="006A5EE8" w:rsidRPr="00827E5C" w:rsidRDefault="006A5EE8" w:rsidP="006A5EE8">
            <w:proofErr w:type="spellStart"/>
            <w:r w:rsidRPr="00827E5C">
              <w:t>tbr</w:t>
            </w:r>
            <w:proofErr w:type="spellEnd"/>
          </w:p>
        </w:tc>
        <w:tc>
          <w:tcPr>
            <w:tcW w:w="2143" w:type="dxa"/>
            <w:shd w:val="clear" w:color="auto" w:fill="FFFFFF"/>
            <w:tcMar>
              <w:top w:w="90" w:type="dxa"/>
              <w:left w:w="195" w:type="dxa"/>
              <w:bottom w:w="90" w:type="dxa"/>
              <w:right w:w="195" w:type="dxa"/>
            </w:tcMar>
            <w:vAlign w:val="center"/>
            <w:hideMark/>
          </w:tcPr>
          <w:p w14:paraId="554F1AE4" w14:textId="77777777" w:rsidR="006A5EE8" w:rsidRPr="00827E5C" w:rsidRDefault="006A5EE8" w:rsidP="006A5EE8">
            <w:r w:rsidRPr="00827E5C">
              <w:t>Initialism</w:t>
            </w:r>
          </w:p>
        </w:tc>
        <w:tc>
          <w:tcPr>
            <w:tcW w:w="1975" w:type="dxa"/>
            <w:shd w:val="clear" w:color="auto" w:fill="FFFFFF"/>
            <w:tcMar>
              <w:top w:w="90" w:type="dxa"/>
              <w:left w:w="195" w:type="dxa"/>
              <w:bottom w:w="90" w:type="dxa"/>
              <w:right w:w="195" w:type="dxa"/>
            </w:tcMar>
            <w:vAlign w:val="center"/>
            <w:hideMark/>
          </w:tcPr>
          <w:p w14:paraId="56C7899F" w14:textId="77777777" w:rsidR="006A5EE8" w:rsidRPr="00827E5C" w:rsidRDefault="006A5EE8" w:rsidP="006A5EE8"/>
        </w:tc>
      </w:tr>
      <w:tr w:rsidR="00827E5C" w:rsidRPr="00827E5C" w14:paraId="462532B5" w14:textId="77777777" w:rsidTr="001B2DEA">
        <w:tc>
          <w:tcPr>
            <w:tcW w:w="895" w:type="dxa"/>
            <w:shd w:val="clear" w:color="auto" w:fill="FFFFFF"/>
            <w:tcMar>
              <w:top w:w="90" w:type="dxa"/>
              <w:left w:w="195" w:type="dxa"/>
              <w:bottom w:w="90" w:type="dxa"/>
              <w:right w:w="195" w:type="dxa"/>
            </w:tcMar>
            <w:vAlign w:val="center"/>
            <w:hideMark/>
          </w:tcPr>
          <w:p w14:paraId="17389E7A" w14:textId="77777777" w:rsidR="006A5EE8" w:rsidRPr="00827E5C" w:rsidRDefault="006A5EE8" w:rsidP="006A5EE8">
            <w:r w:rsidRPr="00827E5C">
              <w:t>c8</w:t>
            </w:r>
          </w:p>
        </w:tc>
        <w:tc>
          <w:tcPr>
            <w:tcW w:w="4205" w:type="dxa"/>
            <w:shd w:val="clear" w:color="auto" w:fill="FFFFFF"/>
            <w:tcMar>
              <w:top w:w="90" w:type="dxa"/>
              <w:left w:w="195" w:type="dxa"/>
              <w:bottom w:w="90" w:type="dxa"/>
              <w:right w:w="195" w:type="dxa"/>
            </w:tcMar>
            <w:vAlign w:val="center"/>
            <w:hideMark/>
          </w:tcPr>
          <w:p w14:paraId="7224683D" w14:textId="0DE0F803" w:rsidR="006A5EE8" w:rsidRPr="00827E5C" w:rsidRDefault="006A5EE8" w:rsidP="006A5EE8">
            <w:proofErr w:type="spellStart"/>
            <w:r w:rsidRPr="00827E5C">
              <w:t>Connecting_or_Guard_Reuse</w:t>
            </w:r>
            <w:proofErr w:type="spellEnd"/>
          </w:p>
        </w:tc>
        <w:tc>
          <w:tcPr>
            <w:tcW w:w="795" w:type="dxa"/>
            <w:shd w:val="clear" w:color="auto" w:fill="FFFFFF"/>
            <w:tcMar>
              <w:top w:w="90" w:type="dxa"/>
              <w:left w:w="195" w:type="dxa"/>
              <w:bottom w:w="90" w:type="dxa"/>
              <w:right w:w="195" w:type="dxa"/>
            </w:tcMar>
            <w:vAlign w:val="center"/>
            <w:hideMark/>
          </w:tcPr>
          <w:p w14:paraId="79BFD5A8" w14:textId="77777777" w:rsidR="006A5EE8" w:rsidRPr="00827E5C" w:rsidRDefault="006A5EE8" w:rsidP="006A5EE8">
            <w:pPr>
              <w:rPr>
                <w:rFonts w:ascii="Courier New" w:hAnsi="Courier New" w:cs="Courier New"/>
              </w:rPr>
            </w:pPr>
            <w:r w:rsidRPr="00827E5C">
              <w:rPr>
                <w:rFonts w:ascii="Courier New" w:hAnsi="Courier New" w:cs="Courier New"/>
              </w:rPr>
              <w:t>C</w:t>
            </w:r>
          </w:p>
        </w:tc>
        <w:tc>
          <w:tcPr>
            <w:tcW w:w="777" w:type="dxa"/>
            <w:shd w:val="clear" w:color="auto" w:fill="FFFFFF"/>
            <w:tcMar>
              <w:top w:w="90" w:type="dxa"/>
              <w:left w:w="195" w:type="dxa"/>
              <w:bottom w:w="90" w:type="dxa"/>
              <w:right w:w="195" w:type="dxa"/>
            </w:tcMar>
            <w:vAlign w:val="center"/>
            <w:hideMark/>
          </w:tcPr>
          <w:p w14:paraId="4F7484A4" w14:textId="77777777" w:rsidR="006A5EE8" w:rsidRPr="00827E5C" w:rsidRDefault="006A5EE8" w:rsidP="006A5EE8">
            <w:proofErr w:type="spellStart"/>
            <w:r w:rsidRPr="00827E5C">
              <w:t>scg</w:t>
            </w:r>
            <w:proofErr w:type="spellEnd"/>
          </w:p>
        </w:tc>
        <w:tc>
          <w:tcPr>
            <w:tcW w:w="2143" w:type="dxa"/>
            <w:shd w:val="clear" w:color="auto" w:fill="FFFFFF"/>
            <w:tcMar>
              <w:top w:w="90" w:type="dxa"/>
              <w:left w:w="195" w:type="dxa"/>
              <w:bottom w:w="90" w:type="dxa"/>
              <w:right w:w="195" w:type="dxa"/>
            </w:tcMar>
            <w:vAlign w:val="center"/>
            <w:hideMark/>
          </w:tcPr>
          <w:p w14:paraId="44117619" w14:textId="77777777" w:rsidR="006A5EE8" w:rsidRPr="00827E5C" w:rsidRDefault="006A5EE8" w:rsidP="006A5EE8">
            <w:ins w:id="18" w:author="Unknown">
              <w:r w:rsidRPr="00827E5C">
                <w:rPr>
                  <w:u w:val="single"/>
                </w:rPr>
                <w:t>s</w:t>
              </w:r>
            </w:ins>
            <w:r w:rsidRPr="00827E5C">
              <w:t>mall </w:t>
            </w:r>
            <w:ins w:id="19" w:author="Unknown">
              <w:r w:rsidRPr="00827E5C">
                <w:rPr>
                  <w:u w:val="single"/>
                </w:rPr>
                <w:t>c</w:t>
              </w:r>
            </w:ins>
            <w:r w:rsidRPr="00827E5C">
              <w:t>onnecting or </w:t>
            </w:r>
            <w:ins w:id="20" w:author="Unknown">
              <w:r w:rsidRPr="00827E5C">
                <w:rPr>
                  <w:u w:val="single"/>
                </w:rPr>
                <w:t>g</w:t>
              </w:r>
            </w:ins>
            <w:r w:rsidRPr="00827E5C">
              <w:t>uard</w:t>
            </w:r>
          </w:p>
        </w:tc>
        <w:tc>
          <w:tcPr>
            <w:tcW w:w="1975" w:type="dxa"/>
            <w:shd w:val="clear" w:color="auto" w:fill="FFFFFF"/>
            <w:tcMar>
              <w:top w:w="90" w:type="dxa"/>
              <w:left w:w="195" w:type="dxa"/>
              <w:bottom w:w="90" w:type="dxa"/>
              <w:right w:w="195" w:type="dxa"/>
            </w:tcMar>
            <w:vAlign w:val="center"/>
            <w:hideMark/>
          </w:tcPr>
          <w:p w14:paraId="6CEC73D9" w14:textId="478EB128" w:rsidR="006A5EE8" w:rsidRPr="00827E5C" w:rsidRDefault="006A5EE8" w:rsidP="006A5EE8">
            <w:ins w:id="21" w:author="Unknown">
              <w:r w:rsidRPr="00827E5C">
                <w:rPr>
                  <w:u w:val="single"/>
                </w:rPr>
                <w:t>C</w:t>
              </w:r>
            </w:ins>
            <w:r w:rsidRPr="00827E5C">
              <w:t>onnecting or guard reuse</w:t>
            </w:r>
          </w:p>
        </w:tc>
      </w:tr>
      <w:tr w:rsidR="00827E5C" w:rsidRPr="00827E5C" w14:paraId="76CABD9C" w14:textId="77777777" w:rsidTr="001B2DEA">
        <w:tc>
          <w:tcPr>
            <w:tcW w:w="895" w:type="dxa"/>
            <w:shd w:val="clear" w:color="auto" w:fill="FFFFFF"/>
            <w:tcMar>
              <w:top w:w="90" w:type="dxa"/>
              <w:left w:w="195" w:type="dxa"/>
              <w:bottom w:w="90" w:type="dxa"/>
              <w:right w:w="195" w:type="dxa"/>
            </w:tcMar>
            <w:vAlign w:val="center"/>
            <w:hideMark/>
          </w:tcPr>
          <w:p w14:paraId="1C1732BB" w14:textId="77777777" w:rsidR="006A5EE8" w:rsidRPr="00827E5C" w:rsidRDefault="006A5EE8" w:rsidP="006A5EE8">
            <w:r w:rsidRPr="00827E5C">
              <w:t>c9</w:t>
            </w:r>
          </w:p>
        </w:tc>
        <w:tc>
          <w:tcPr>
            <w:tcW w:w="4205" w:type="dxa"/>
            <w:shd w:val="clear" w:color="auto" w:fill="FFFFFF"/>
            <w:tcMar>
              <w:top w:w="90" w:type="dxa"/>
              <w:left w:w="195" w:type="dxa"/>
              <w:bottom w:w="90" w:type="dxa"/>
              <w:right w:w="195" w:type="dxa"/>
            </w:tcMar>
            <w:vAlign w:val="center"/>
            <w:hideMark/>
          </w:tcPr>
          <w:p w14:paraId="4101F5C4" w14:textId="0DF9FBD0" w:rsidR="006A5EE8" w:rsidRPr="00827E5C" w:rsidRDefault="006A5EE8" w:rsidP="006A5EE8">
            <w:proofErr w:type="spellStart"/>
            <w:r w:rsidRPr="00827E5C">
              <w:t>Across_Book_Gutter_Reuse</w:t>
            </w:r>
            <w:proofErr w:type="spellEnd"/>
            <w:r w:rsidR="00A06BF2">
              <w:br/>
              <w:t xml:space="preserve">(Note this includes across-book-gutter OIC; </w:t>
            </w:r>
            <w:proofErr w:type="spellStart"/>
            <w:r w:rsidR="00A06BF2">
              <w:t>dir</w:t>
            </w:r>
            <w:proofErr w:type="spellEnd"/>
            <w:r w:rsidR="00A06BF2">
              <w:t xml:space="preserve"> name to change after project)</w:t>
            </w:r>
          </w:p>
        </w:tc>
        <w:tc>
          <w:tcPr>
            <w:tcW w:w="795" w:type="dxa"/>
            <w:shd w:val="clear" w:color="auto" w:fill="FFFFFF"/>
            <w:tcMar>
              <w:top w:w="90" w:type="dxa"/>
              <w:left w:w="195" w:type="dxa"/>
              <w:bottom w:w="90" w:type="dxa"/>
              <w:right w:w="195" w:type="dxa"/>
            </w:tcMar>
            <w:vAlign w:val="center"/>
            <w:hideMark/>
          </w:tcPr>
          <w:p w14:paraId="033E4523" w14:textId="77777777" w:rsidR="006A5EE8" w:rsidRPr="00827E5C" w:rsidRDefault="006A5EE8" w:rsidP="006A5EE8">
            <w:pPr>
              <w:rPr>
                <w:rFonts w:ascii="Courier New" w:hAnsi="Courier New" w:cs="Courier New"/>
              </w:rPr>
            </w:pPr>
            <w:r w:rsidRPr="00827E5C">
              <w:rPr>
                <w:rFonts w:ascii="Courier New" w:hAnsi="Courier New" w:cs="Courier New"/>
              </w:rPr>
              <w:t>G</w:t>
            </w:r>
          </w:p>
        </w:tc>
        <w:tc>
          <w:tcPr>
            <w:tcW w:w="777" w:type="dxa"/>
            <w:shd w:val="clear" w:color="auto" w:fill="FFFFFF"/>
            <w:tcMar>
              <w:top w:w="90" w:type="dxa"/>
              <w:left w:w="195" w:type="dxa"/>
              <w:bottom w:w="90" w:type="dxa"/>
              <w:right w:w="195" w:type="dxa"/>
            </w:tcMar>
            <w:vAlign w:val="center"/>
            <w:hideMark/>
          </w:tcPr>
          <w:p w14:paraId="06EEF688" w14:textId="77777777" w:rsidR="006A5EE8" w:rsidRPr="00827E5C" w:rsidRDefault="006A5EE8" w:rsidP="006A5EE8">
            <w:proofErr w:type="spellStart"/>
            <w:r w:rsidRPr="00827E5C">
              <w:t>abg</w:t>
            </w:r>
            <w:proofErr w:type="spellEnd"/>
          </w:p>
        </w:tc>
        <w:tc>
          <w:tcPr>
            <w:tcW w:w="2143" w:type="dxa"/>
            <w:shd w:val="clear" w:color="auto" w:fill="FFFFFF"/>
            <w:tcMar>
              <w:top w:w="90" w:type="dxa"/>
              <w:left w:w="195" w:type="dxa"/>
              <w:bottom w:w="90" w:type="dxa"/>
              <w:right w:w="195" w:type="dxa"/>
            </w:tcMar>
            <w:vAlign w:val="center"/>
            <w:hideMark/>
          </w:tcPr>
          <w:p w14:paraId="18747655" w14:textId="77777777" w:rsidR="006A5EE8" w:rsidRPr="00827E5C" w:rsidRDefault="006A5EE8" w:rsidP="006A5EE8">
            <w:ins w:id="22" w:author="Unknown">
              <w:r w:rsidRPr="00827E5C">
                <w:rPr>
                  <w:u w:val="single"/>
                </w:rPr>
                <w:t>a</w:t>
              </w:r>
            </w:ins>
            <w:r w:rsidRPr="00827E5C">
              <w:t>cross </w:t>
            </w:r>
            <w:ins w:id="23" w:author="Unknown">
              <w:r w:rsidRPr="00827E5C">
                <w:rPr>
                  <w:u w:val="single"/>
                </w:rPr>
                <w:t>b</w:t>
              </w:r>
              <w:r w:rsidRPr="00827E5C">
                <w:t>ook </w:t>
              </w:r>
              <w:r w:rsidRPr="00104403">
                <w:rPr>
                  <w:u w:val="single"/>
                </w:rPr>
                <w:t>g</w:t>
              </w:r>
              <w:r w:rsidRPr="00827E5C">
                <w:t>utter</w:t>
              </w:r>
            </w:ins>
          </w:p>
        </w:tc>
        <w:tc>
          <w:tcPr>
            <w:tcW w:w="1975" w:type="dxa"/>
            <w:shd w:val="clear" w:color="auto" w:fill="FFFFFF"/>
            <w:tcMar>
              <w:top w:w="90" w:type="dxa"/>
              <w:left w:w="195" w:type="dxa"/>
              <w:bottom w:w="90" w:type="dxa"/>
              <w:right w:w="195" w:type="dxa"/>
            </w:tcMar>
            <w:vAlign w:val="center"/>
            <w:hideMark/>
          </w:tcPr>
          <w:p w14:paraId="46EC6AD1" w14:textId="77777777" w:rsidR="006A5EE8" w:rsidRPr="00827E5C" w:rsidRDefault="006A5EE8" w:rsidP="006A5EE8">
            <w:r w:rsidRPr="00827E5C">
              <w:t>across book </w:t>
            </w:r>
            <w:ins w:id="24" w:author="Unknown">
              <w:r w:rsidRPr="00827E5C">
                <w:rPr>
                  <w:u w:val="single"/>
                </w:rPr>
                <w:t>G</w:t>
              </w:r>
            </w:ins>
            <w:r w:rsidRPr="00827E5C">
              <w:t>utter reuse</w:t>
            </w:r>
          </w:p>
        </w:tc>
      </w:tr>
      <w:tr w:rsidR="00827E5C" w:rsidRPr="00827E5C" w14:paraId="6B2DA7CC" w14:textId="77777777" w:rsidTr="001B2DEA">
        <w:tc>
          <w:tcPr>
            <w:tcW w:w="895" w:type="dxa"/>
            <w:shd w:val="clear" w:color="auto" w:fill="FFFFFF"/>
            <w:tcMar>
              <w:top w:w="90" w:type="dxa"/>
              <w:left w:w="195" w:type="dxa"/>
              <w:bottom w:w="90" w:type="dxa"/>
              <w:right w:w="195" w:type="dxa"/>
            </w:tcMar>
            <w:vAlign w:val="center"/>
            <w:hideMark/>
          </w:tcPr>
          <w:p w14:paraId="5AD8FE8F" w14:textId="77777777" w:rsidR="006A5EE8" w:rsidRPr="00827E5C" w:rsidRDefault="006A5EE8" w:rsidP="006A5EE8">
            <w:r w:rsidRPr="00827E5C">
              <w:t>c10</w:t>
            </w:r>
          </w:p>
        </w:tc>
        <w:tc>
          <w:tcPr>
            <w:tcW w:w="4205" w:type="dxa"/>
            <w:shd w:val="clear" w:color="auto" w:fill="FFFFFF"/>
            <w:tcMar>
              <w:top w:w="90" w:type="dxa"/>
              <w:left w:w="195" w:type="dxa"/>
              <w:bottom w:w="90" w:type="dxa"/>
              <w:right w:w="195" w:type="dxa"/>
            </w:tcMar>
            <w:vAlign w:val="center"/>
            <w:hideMark/>
          </w:tcPr>
          <w:p w14:paraId="51AA9B93" w14:textId="77777777" w:rsidR="006A5EE8" w:rsidRPr="00827E5C" w:rsidRDefault="006A5EE8" w:rsidP="006A5EE8">
            <w:proofErr w:type="spellStart"/>
            <w:r w:rsidRPr="00827E5C">
              <w:t>Wrapper_Reuse</w:t>
            </w:r>
            <w:proofErr w:type="spellEnd"/>
          </w:p>
        </w:tc>
        <w:tc>
          <w:tcPr>
            <w:tcW w:w="795" w:type="dxa"/>
            <w:shd w:val="clear" w:color="auto" w:fill="FFFFFF"/>
            <w:tcMar>
              <w:top w:w="90" w:type="dxa"/>
              <w:left w:w="195" w:type="dxa"/>
              <w:bottom w:w="90" w:type="dxa"/>
              <w:right w:w="195" w:type="dxa"/>
            </w:tcMar>
            <w:vAlign w:val="center"/>
            <w:hideMark/>
          </w:tcPr>
          <w:p w14:paraId="191F3843" w14:textId="77777777" w:rsidR="006A5EE8" w:rsidRPr="00827E5C" w:rsidRDefault="006A5EE8" w:rsidP="006A5EE8">
            <w:pPr>
              <w:rPr>
                <w:rFonts w:ascii="Courier New" w:hAnsi="Courier New" w:cs="Courier New"/>
              </w:rPr>
            </w:pPr>
            <w:r w:rsidRPr="00827E5C">
              <w:rPr>
                <w:rFonts w:ascii="Courier New" w:hAnsi="Courier New" w:cs="Courier New"/>
              </w:rPr>
              <w:t>4</w:t>
            </w:r>
          </w:p>
        </w:tc>
        <w:tc>
          <w:tcPr>
            <w:tcW w:w="777" w:type="dxa"/>
            <w:shd w:val="clear" w:color="auto" w:fill="FFFFFF"/>
            <w:tcMar>
              <w:top w:w="90" w:type="dxa"/>
              <w:left w:w="195" w:type="dxa"/>
              <w:bottom w:w="90" w:type="dxa"/>
              <w:right w:w="195" w:type="dxa"/>
            </w:tcMar>
            <w:vAlign w:val="center"/>
            <w:hideMark/>
          </w:tcPr>
          <w:p w14:paraId="5DBE1E5B" w14:textId="77777777" w:rsidR="006A5EE8" w:rsidRPr="00827E5C" w:rsidRDefault="006A5EE8" w:rsidP="006A5EE8">
            <w:proofErr w:type="spellStart"/>
            <w:r w:rsidRPr="00827E5C">
              <w:t>wpr</w:t>
            </w:r>
            <w:proofErr w:type="spellEnd"/>
          </w:p>
        </w:tc>
        <w:tc>
          <w:tcPr>
            <w:tcW w:w="2143" w:type="dxa"/>
            <w:shd w:val="clear" w:color="auto" w:fill="FFFFFF"/>
            <w:tcMar>
              <w:top w:w="90" w:type="dxa"/>
              <w:left w:w="195" w:type="dxa"/>
              <w:bottom w:w="90" w:type="dxa"/>
              <w:right w:w="195" w:type="dxa"/>
            </w:tcMar>
            <w:vAlign w:val="center"/>
            <w:hideMark/>
          </w:tcPr>
          <w:p w14:paraId="619F75DA" w14:textId="77777777" w:rsidR="006A5EE8" w:rsidRPr="00827E5C" w:rsidRDefault="006A5EE8" w:rsidP="006A5EE8">
            <w:ins w:id="25" w:author="Unknown">
              <w:r w:rsidRPr="00827E5C">
                <w:rPr>
                  <w:u w:val="single"/>
                </w:rPr>
                <w:t>w</w:t>
              </w:r>
            </w:ins>
            <w:r w:rsidRPr="00827E5C">
              <w:t>ra</w:t>
            </w:r>
            <w:ins w:id="26" w:author="Unknown">
              <w:r w:rsidRPr="00827E5C">
                <w:rPr>
                  <w:u w:val="single"/>
                </w:rPr>
                <w:t>p</w:t>
              </w:r>
            </w:ins>
            <w:r w:rsidRPr="00827E5C">
              <w:t>pe</w:t>
            </w:r>
            <w:r w:rsidRPr="00827E5C">
              <w:rPr>
                <w:u w:val="single"/>
              </w:rPr>
              <w:t>r</w:t>
            </w:r>
          </w:p>
        </w:tc>
        <w:tc>
          <w:tcPr>
            <w:tcW w:w="1975" w:type="dxa"/>
            <w:shd w:val="clear" w:color="auto" w:fill="FFFFFF"/>
            <w:tcMar>
              <w:top w:w="90" w:type="dxa"/>
              <w:left w:w="195" w:type="dxa"/>
              <w:bottom w:w="90" w:type="dxa"/>
              <w:right w:w="195" w:type="dxa"/>
            </w:tcMar>
            <w:vAlign w:val="center"/>
            <w:hideMark/>
          </w:tcPr>
          <w:p w14:paraId="3D792282" w14:textId="77777777" w:rsidR="006A5EE8" w:rsidRPr="00827E5C" w:rsidRDefault="006A5EE8" w:rsidP="006A5EE8">
            <w:r w:rsidRPr="00827E5C">
              <w:t>wrapper reuse (</w:t>
            </w:r>
            <w:ins w:id="27" w:author="Unknown">
              <w:r w:rsidRPr="00827E5C">
                <w:rPr>
                  <w:u w:val="single"/>
                </w:rPr>
                <w:t>4</w:t>
              </w:r>
            </w:ins>
            <w:r w:rsidRPr="00827E5C">
              <w:t>)</w:t>
            </w:r>
          </w:p>
        </w:tc>
      </w:tr>
      <w:tr w:rsidR="00827E5C" w:rsidRPr="00827E5C" w14:paraId="44F4CFED" w14:textId="77777777" w:rsidTr="001B2DEA">
        <w:tc>
          <w:tcPr>
            <w:tcW w:w="895" w:type="dxa"/>
            <w:shd w:val="clear" w:color="auto" w:fill="FFFFFF"/>
            <w:tcMar>
              <w:top w:w="90" w:type="dxa"/>
              <w:left w:w="195" w:type="dxa"/>
              <w:bottom w:w="90" w:type="dxa"/>
              <w:right w:w="195" w:type="dxa"/>
            </w:tcMar>
            <w:vAlign w:val="center"/>
            <w:hideMark/>
          </w:tcPr>
          <w:p w14:paraId="518B1D64" w14:textId="548FEFC9" w:rsidR="006A5EE8" w:rsidRPr="00827E5C" w:rsidRDefault="00D24A5D" w:rsidP="006A5EE8">
            <w:r w:rsidRPr="00827E5C">
              <w:lastRenderedPageBreak/>
              <w:t>%</w:t>
            </w:r>
            <w:r w:rsidR="006A5EE8" w:rsidRPr="00827E5C">
              <w:t>c11</w:t>
            </w:r>
          </w:p>
        </w:tc>
        <w:tc>
          <w:tcPr>
            <w:tcW w:w="4205" w:type="dxa"/>
            <w:shd w:val="clear" w:color="auto" w:fill="FFFFFF"/>
            <w:tcMar>
              <w:top w:w="90" w:type="dxa"/>
              <w:left w:w="195" w:type="dxa"/>
              <w:bottom w:w="90" w:type="dxa"/>
              <w:right w:w="195" w:type="dxa"/>
            </w:tcMar>
            <w:vAlign w:val="center"/>
            <w:hideMark/>
          </w:tcPr>
          <w:p w14:paraId="60F36EE7" w14:textId="77777777" w:rsidR="006A5EE8" w:rsidRPr="00827E5C" w:rsidRDefault="006A5EE8" w:rsidP="006A5EE8">
            <w:proofErr w:type="spellStart"/>
            <w:r w:rsidRPr="00827E5C">
              <w:t>Not_In_Situ_Reuse_Cover</w:t>
            </w:r>
            <w:proofErr w:type="spellEnd"/>
          </w:p>
        </w:tc>
        <w:tc>
          <w:tcPr>
            <w:tcW w:w="795" w:type="dxa"/>
            <w:shd w:val="clear" w:color="auto" w:fill="FFFFFF"/>
            <w:tcMar>
              <w:top w:w="90" w:type="dxa"/>
              <w:left w:w="195" w:type="dxa"/>
              <w:bottom w:w="90" w:type="dxa"/>
              <w:right w:w="195" w:type="dxa"/>
            </w:tcMar>
            <w:vAlign w:val="center"/>
            <w:hideMark/>
          </w:tcPr>
          <w:p w14:paraId="75F26B22" w14:textId="77777777" w:rsidR="006A5EE8" w:rsidRPr="00827E5C" w:rsidRDefault="006A5EE8" w:rsidP="006A5EE8">
            <w:pPr>
              <w:rPr>
                <w:rFonts w:ascii="Courier New" w:hAnsi="Courier New" w:cs="Courier New"/>
              </w:rPr>
            </w:pPr>
            <w:r w:rsidRPr="00827E5C">
              <w:rPr>
                <w:rFonts w:ascii="Courier New" w:hAnsi="Courier New" w:cs="Courier New"/>
              </w:rPr>
              <w:t>V</w:t>
            </w:r>
          </w:p>
        </w:tc>
        <w:tc>
          <w:tcPr>
            <w:tcW w:w="777" w:type="dxa"/>
            <w:shd w:val="clear" w:color="auto" w:fill="FFFFFF"/>
            <w:tcMar>
              <w:top w:w="90" w:type="dxa"/>
              <w:left w:w="195" w:type="dxa"/>
              <w:bottom w:w="90" w:type="dxa"/>
              <w:right w:w="195" w:type="dxa"/>
            </w:tcMar>
            <w:vAlign w:val="center"/>
            <w:hideMark/>
          </w:tcPr>
          <w:p w14:paraId="7004E1AC" w14:textId="77777777" w:rsidR="006A5EE8" w:rsidRPr="00827E5C" w:rsidRDefault="006A5EE8" w:rsidP="006A5EE8">
            <w:proofErr w:type="spellStart"/>
            <w:r w:rsidRPr="00827E5C">
              <w:t>nsc</w:t>
            </w:r>
            <w:proofErr w:type="spellEnd"/>
          </w:p>
        </w:tc>
        <w:tc>
          <w:tcPr>
            <w:tcW w:w="2143" w:type="dxa"/>
            <w:shd w:val="clear" w:color="auto" w:fill="FFFFFF"/>
            <w:tcMar>
              <w:top w:w="90" w:type="dxa"/>
              <w:left w:w="195" w:type="dxa"/>
              <w:bottom w:w="90" w:type="dxa"/>
              <w:right w:w="195" w:type="dxa"/>
            </w:tcMar>
            <w:vAlign w:val="center"/>
            <w:hideMark/>
          </w:tcPr>
          <w:p w14:paraId="06527A1A" w14:textId="77777777" w:rsidR="006A5EE8" w:rsidRPr="00827E5C" w:rsidRDefault="006A5EE8" w:rsidP="006A5EE8">
            <w:ins w:id="28" w:author="Unknown">
              <w:r w:rsidRPr="00827E5C">
                <w:rPr>
                  <w:u w:val="single"/>
                </w:rPr>
                <w:t>n</w:t>
              </w:r>
            </w:ins>
            <w:r w:rsidRPr="00827E5C">
              <w:t>ot in </w:t>
            </w:r>
            <w:ins w:id="29" w:author="Unknown">
              <w:r w:rsidRPr="00827E5C">
                <w:rPr>
                  <w:u w:val="single"/>
                </w:rPr>
                <w:t>s</w:t>
              </w:r>
            </w:ins>
            <w:r w:rsidRPr="00827E5C">
              <w:t>itu reuse </w:t>
            </w:r>
            <w:ins w:id="30" w:author="Unknown">
              <w:r w:rsidRPr="00827E5C">
                <w:rPr>
                  <w:u w:val="single"/>
                </w:rPr>
                <w:t>c</w:t>
              </w:r>
            </w:ins>
            <w:r w:rsidRPr="00827E5C">
              <w:t>over</w:t>
            </w:r>
          </w:p>
        </w:tc>
        <w:tc>
          <w:tcPr>
            <w:tcW w:w="1975" w:type="dxa"/>
            <w:shd w:val="clear" w:color="auto" w:fill="FFFFFF"/>
            <w:tcMar>
              <w:top w:w="90" w:type="dxa"/>
              <w:left w:w="195" w:type="dxa"/>
              <w:bottom w:w="90" w:type="dxa"/>
              <w:right w:w="195" w:type="dxa"/>
            </w:tcMar>
            <w:vAlign w:val="center"/>
            <w:hideMark/>
          </w:tcPr>
          <w:p w14:paraId="2522D93D" w14:textId="046CA7C4" w:rsidR="006A5EE8" w:rsidRPr="00827E5C" w:rsidRDefault="00D24A5D" w:rsidP="006A5EE8">
            <w:pPr>
              <w:rPr>
                <w:rFonts w:ascii="Courier New" w:hAnsi="Courier New" w:cs="Courier New"/>
              </w:rPr>
            </w:pPr>
            <w:r w:rsidRPr="00827E5C">
              <w:rPr>
                <w:rFonts w:ascii="Courier New" w:hAnsi="Courier New" w:cs="Courier New"/>
                <w:sz w:val="20"/>
                <w:szCs w:val="20"/>
              </w:rPr>
              <w:t>%%%% TO %%%%</w:t>
            </w:r>
          </w:p>
        </w:tc>
      </w:tr>
      <w:tr w:rsidR="00827E5C" w:rsidRPr="00827E5C" w14:paraId="0CEC1AC4" w14:textId="77777777" w:rsidTr="001B2DEA">
        <w:tc>
          <w:tcPr>
            <w:tcW w:w="895" w:type="dxa"/>
            <w:shd w:val="clear" w:color="auto" w:fill="FFFFFF"/>
            <w:tcMar>
              <w:top w:w="90" w:type="dxa"/>
              <w:left w:w="195" w:type="dxa"/>
              <w:bottom w:w="90" w:type="dxa"/>
              <w:right w:w="195" w:type="dxa"/>
            </w:tcMar>
            <w:vAlign w:val="center"/>
            <w:hideMark/>
          </w:tcPr>
          <w:p w14:paraId="7ED99DF8" w14:textId="30EECABC" w:rsidR="006A5EE8" w:rsidRPr="00827E5C" w:rsidRDefault="00D24A5D" w:rsidP="006A5EE8">
            <w:r w:rsidRPr="00827E5C">
              <w:t>%</w:t>
            </w:r>
            <w:r w:rsidR="006A5EE8" w:rsidRPr="00827E5C">
              <w:t>c12</w:t>
            </w:r>
          </w:p>
        </w:tc>
        <w:tc>
          <w:tcPr>
            <w:tcW w:w="4205" w:type="dxa"/>
            <w:shd w:val="clear" w:color="auto" w:fill="FFFFFF"/>
            <w:tcMar>
              <w:top w:w="90" w:type="dxa"/>
              <w:left w:w="195" w:type="dxa"/>
              <w:bottom w:w="90" w:type="dxa"/>
              <w:right w:w="195" w:type="dxa"/>
            </w:tcMar>
            <w:vAlign w:val="center"/>
            <w:hideMark/>
          </w:tcPr>
          <w:p w14:paraId="7D8E425A" w14:textId="77777777" w:rsidR="006A5EE8" w:rsidRPr="00827E5C" w:rsidRDefault="006A5EE8" w:rsidP="006A5EE8">
            <w:proofErr w:type="spellStart"/>
            <w:r w:rsidRPr="00827E5C">
              <w:t>Not_In_Situ_Reuse_Front</w:t>
            </w:r>
            <w:proofErr w:type="spellEnd"/>
            <w:r w:rsidRPr="00827E5C">
              <w:t>-back</w:t>
            </w:r>
          </w:p>
        </w:tc>
        <w:tc>
          <w:tcPr>
            <w:tcW w:w="795" w:type="dxa"/>
            <w:shd w:val="clear" w:color="auto" w:fill="FFFFFF"/>
            <w:tcMar>
              <w:top w:w="90" w:type="dxa"/>
              <w:left w:w="195" w:type="dxa"/>
              <w:bottom w:w="90" w:type="dxa"/>
              <w:right w:w="195" w:type="dxa"/>
            </w:tcMar>
            <w:vAlign w:val="center"/>
            <w:hideMark/>
          </w:tcPr>
          <w:p w14:paraId="55948249" w14:textId="77777777" w:rsidR="006A5EE8" w:rsidRPr="00827E5C" w:rsidRDefault="006A5EE8" w:rsidP="006A5EE8">
            <w:pPr>
              <w:rPr>
                <w:rFonts w:ascii="Courier New" w:hAnsi="Courier New" w:cs="Courier New"/>
              </w:rPr>
            </w:pPr>
            <w:r w:rsidRPr="00827E5C">
              <w:rPr>
                <w:rFonts w:ascii="Courier New" w:hAnsi="Courier New" w:cs="Courier New"/>
              </w:rPr>
              <w:t>A</w:t>
            </w:r>
          </w:p>
        </w:tc>
        <w:tc>
          <w:tcPr>
            <w:tcW w:w="777" w:type="dxa"/>
            <w:shd w:val="clear" w:color="auto" w:fill="FFFFFF"/>
            <w:tcMar>
              <w:top w:w="90" w:type="dxa"/>
              <w:left w:w="195" w:type="dxa"/>
              <w:bottom w:w="90" w:type="dxa"/>
              <w:right w:w="195" w:type="dxa"/>
            </w:tcMar>
            <w:vAlign w:val="center"/>
            <w:hideMark/>
          </w:tcPr>
          <w:p w14:paraId="3D5713A5" w14:textId="77777777" w:rsidR="006A5EE8" w:rsidRPr="00827E5C" w:rsidRDefault="006A5EE8" w:rsidP="006A5EE8">
            <w:proofErr w:type="spellStart"/>
            <w:r w:rsidRPr="00827E5C">
              <w:t>nsf</w:t>
            </w:r>
            <w:proofErr w:type="spellEnd"/>
          </w:p>
        </w:tc>
        <w:tc>
          <w:tcPr>
            <w:tcW w:w="2143" w:type="dxa"/>
            <w:shd w:val="clear" w:color="auto" w:fill="FFFFFF"/>
            <w:tcMar>
              <w:top w:w="90" w:type="dxa"/>
              <w:left w:w="195" w:type="dxa"/>
              <w:bottom w:w="90" w:type="dxa"/>
              <w:right w:w="195" w:type="dxa"/>
            </w:tcMar>
            <w:vAlign w:val="center"/>
            <w:hideMark/>
          </w:tcPr>
          <w:p w14:paraId="509974B6" w14:textId="77777777" w:rsidR="006A5EE8" w:rsidRPr="00827E5C" w:rsidRDefault="006A5EE8" w:rsidP="006A5EE8">
            <w:ins w:id="31" w:author="Unknown">
              <w:r w:rsidRPr="00827E5C">
                <w:rPr>
                  <w:u w:val="single"/>
                </w:rPr>
                <w:t>n</w:t>
              </w:r>
            </w:ins>
            <w:r w:rsidRPr="00827E5C">
              <w:t>ot in </w:t>
            </w:r>
            <w:ins w:id="32" w:author="Unknown">
              <w:r w:rsidRPr="00827E5C">
                <w:rPr>
                  <w:u w:val="single"/>
                </w:rPr>
                <w:t>s</w:t>
              </w:r>
            </w:ins>
            <w:r w:rsidRPr="00827E5C">
              <w:t>itu reuse </w:t>
            </w:r>
            <w:ins w:id="33" w:author="Unknown">
              <w:r w:rsidRPr="00827E5C">
                <w:rPr>
                  <w:u w:val="single"/>
                </w:rPr>
                <w:t>f</w:t>
              </w:r>
            </w:ins>
            <w:r w:rsidRPr="00827E5C">
              <w:t>ront-back</w:t>
            </w:r>
          </w:p>
        </w:tc>
        <w:tc>
          <w:tcPr>
            <w:tcW w:w="1975" w:type="dxa"/>
            <w:shd w:val="clear" w:color="auto" w:fill="FFFFFF"/>
            <w:tcMar>
              <w:top w:w="90" w:type="dxa"/>
              <w:left w:w="195" w:type="dxa"/>
              <w:bottom w:w="90" w:type="dxa"/>
              <w:right w:w="195" w:type="dxa"/>
            </w:tcMar>
            <w:vAlign w:val="center"/>
            <w:hideMark/>
          </w:tcPr>
          <w:p w14:paraId="2A1F46CE" w14:textId="2BF10FF4" w:rsidR="006A5EE8" w:rsidRPr="00827E5C" w:rsidRDefault="00D24A5D" w:rsidP="006A5EE8">
            <w:pPr>
              <w:rPr>
                <w:rFonts w:ascii="Courier New" w:hAnsi="Courier New" w:cs="Courier New"/>
              </w:rPr>
            </w:pPr>
            <w:r w:rsidRPr="00827E5C">
              <w:rPr>
                <w:rFonts w:ascii="Courier New" w:hAnsi="Courier New" w:cs="Courier New"/>
                <w:sz w:val="20"/>
                <w:szCs w:val="20"/>
              </w:rPr>
              <w:t>%%%% BE %%%%</w:t>
            </w:r>
          </w:p>
        </w:tc>
      </w:tr>
      <w:tr w:rsidR="00827E5C" w:rsidRPr="00827E5C" w14:paraId="360535C5" w14:textId="77777777" w:rsidTr="001B2DEA">
        <w:tc>
          <w:tcPr>
            <w:tcW w:w="895" w:type="dxa"/>
            <w:shd w:val="clear" w:color="auto" w:fill="FFFFFF"/>
            <w:tcMar>
              <w:top w:w="90" w:type="dxa"/>
              <w:left w:w="195" w:type="dxa"/>
              <w:bottom w:w="90" w:type="dxa"/>
              <w:right w:w="195" w:type="dxa"/>
            </w:tcMar>
            <w:vAlign w:val="center"/>
            <w:hideMark/>
          </w:tcPr>
          <w:p w14:paraId="58CB8115" w14:textId="53E46A88" w:rsidR="006A5EE8" w:rsidRPr="00827E5C" w:rsidRDefault="00D24A5D" w:rsidP="006A5EE8">
            <w:r w:rsidRPr="00827E5C">
              <w:t>%</w:t>
            </w:r>
            <w:r w:rsidR="006A5EE8" w:rsidRPr="00827E5C">
              <w:t>c13</w:t>
            </w:r>
          </w:p>
        </w:tc>
        <w:tc>
          <w:tcPr>
            <w:tcW w:w="4205" w:type="dxa"/>
            <w:shd w:val="clear" w:color="auto" w:fill="FFFFFF"/>
            <w:tcMar>
              <w:top w:w="90" w:type="dxa"/>
              <w:left w:w="195" w:type="dxa"/>
              <w:bottom w:w="90" w:type="dxa"/>
              <w:right w:w="195" w:type="dxa"/>
            </w:tcMar>
            <w:vAlign w:val="center"/>
            <w:hideMark/>
          </w:tcPr>
          <w:p w14:paraId="1223DF18" w14:textId="77777777" w:rsidR="006A5EE8" w:rsidRPr="00827E5C" w:rsidRDefault="006A5EE8" w:rsidP="006A5EE8">
            <w:proofErr w:type="spellStart"/>
            <w:r w:rsidRPr="00827E5C">
              <w:t>Not_In_Situ_Reuse_Spine_Protection</w:t>
            </w:r>
            <w:proofErr w:type="spellEnd"/>
          </w:p>
        </w:tc>
        <w:tc>
          <w:tcPr>
            <w:tcW w:w="795" w:type="dxa"/>
            <w:shd w:val="clear" w:color="auto" w:fill="FFFFFF"/>
            <w:tcMar>
              <w:top w:w="90" w:type="dxa"/>
              <w:left w:w="195" w:type="dxa"/>
              <w:bottom w:w="90" w:type="dxa"/>
              <w:right w:w="195" w:type="dxa"/>
            </w:tcMar>
            <w:vAlign w:val="center"/>
            <w:hideMark/>
          </w:tcPr>
          <w:p w14:paraId="053254BE" w14:textId="77777777" w:rsidR="006A5EE8" w:rsidRPr="00827E5C" w:rsidRDefault="006A5EE8" w:rsidP="006A5EE8">
            <w:pPr>
              <w:rPr>
                <w:rFonts w:ascii="Courier New" w:hAnsi="Courier New" w:cs="Courier New"/>
              </w:rPr>
            </w:pPr>
            <w:r w:rsidRPr="00827E5C">
              <w:rPr>
                <w:rFonts w:ascii="Courier New" w:hAnsi="Courier New" w:cs="Courier New"/>
              </w:rPr>
              <w:t>9</w:t>
            </w:r>
          </w:p>
        </w:tc>
        <w:tc>
          <w:tcPr>
            <w:tcW w:w="777" w:type="dxa"/>
            <w:shd w:val="clear" w:color="auto" w:fill="FFFFFF"/>
            <w:tcMar>
              <w:top w:w="90" w:type="dxa"/>
              <w:left w:w="195" w:type="dxa"/>
              <w:bottom w:w="90" w:type="dxa"/>
              <w:right w:w="195" w:type="dxa"/>
            </w:tcMar>
            <w:vAlign w:val="center"/>
            <w:hideMark/>
          </w:tcPr>
          <w:p w14:paraId="76E9B943" w14:textId="77777777" w:rsidR="006A5EE8" w:rsidRPr="00827E5C" w:rsidRDefault="006A5EE8" w:rsidP="006A5EE8">
            <w:proofErr w:type="spellStart"/>
            <w:r w:rsidRPr="00827E5C">
              <w:t>nsp</w:t>
            </w:r>
            <w:proofErr w:type="spellEnd"/>
          </w:p>
        </w:tc>
        <w:tc>
          <w:tcPr>
            <w:tcW w:w="2143" w:type="dxa"/>
            <w:shd w:val="clear" w:color="auto" w:fill="FFFFFF"/>
            <w:tcMar>
              <w:top w:w="90" w:type="dxa"/>
              <w:left w:w="195" w:type="dxa"/>
              <w:bottom w:w="90" w:type="dxa"/>
              <w:right w:w="195" w:type="dxa"/>
            </w:tcMar>
            <w:vAlign w:val="center"/>
            <w:hideMark/>
          </w:tcPr>
          <w:p w14:paraId="7F75410A" w14:textId="77777777" w:rsidR="006A5EE8" w:rsidRPr="00827E5C" w:rsidRDefault="006A5EE8" w:rsidP="006A5EE8">
            <w:ins w:id="34" w:author="Unknown">
              <w:r w:rsidRPr="00827E5C">
                <w:rPr>
                  <w:u w:val="single"/>
                </w:rPr>
                <w:t>n</w:t>
              </w:r>
            </w:ins>
            <w:r w:rsidRPr="00827E5C">
              <w:t>ot in </w:t>
            </w:r>
            <w:ins w:id="35" w:author="Unknown">
              <w:r w:rsidRPr="00827E5C">
                <w:rPr>
                  <w:u w:val="single"/>
                </w:rPr>
                <w:t>s</w:t>
              </w:r>
            </w:ins>
            <w:r w:rsidRPr="00827E5C">
              <w:t>itu reuse </w:t>
            </w:r>
            <w:ins w:id="36" w:author="Unknown">
              <w:r w:rsidRPr="00827E5C">
                <w:t>(s)</w:t>
              </w:r>
              <w:r w:rsidRPr="00827E5C">
                <w:rPr>
                  <w:u w:val="single"/>
                </w:rPr>
                <w:t>p</w:t>
              </w:r>
            </w:ins>
            <w:r w:rsidRPr="00827E5C">
              <w:t>ine</w:t>
            </w:r>
          </w:p>
        </w:tc>
        <w:tc>
          <w:tcPr>
            <w:tcW w:w="1975" w:type="dxa"/>
            <w:shd w:val="clear" w:color="auto" w:fill="FFFFFF"/>
            <w:tcMar>
              <w:top w:w="90" w:type="dxa"/>
              <w:left w:w="195" w:type="dxa"/>
              <w:bottom w:w="90" w:type="dxa"/>
              <w:right w:w="195" w:type="dxa"/>
            </w:tcMar>
            <w:vAlign w:val="center"/>
            <w:hideMark/>
          </w:tcPr>
          <w:p w14:paraId="504D06A8" w14:textId="69519667" w:rsidR="006A5EE8" w:rsidRPr="00827E5C" w:rsidRDefault="00D24A5D" w:rsidP="006A5EE8">
            <w:pPr>
              <w:rPr>
                <w:rFonts w:ascii="Courier New" w:hAnsi="Courier New" w:cs="Courier New"/>
                <w:sz w:val="20"/>
                <w:szCs w:val="20"/>
              </w:rPr>
            </w:pPr>
            <w:r w:rsidRPr="00827E5C">
              <w:rPr>
                <w:rFonts w:ascii="Courier New" w:hAnsi="Courier New" w:cs="Courier New"/>
                <w:sz w:val="20"/>
                <w:szCs w:val="20"/>
              </w:rPr>
              <w:t>%%% COMB- %%</w:t>
            </w:r>
          </w:p>
        </w:tc>
      </w:tr>
      <w:tr w:rsidR="00827E5C" w:rsidRPr="00827E5C" w14:paraId="492C86E7" w14:textId="77777777" w:rsidTr="001B2DEA">
        <w:tc>
          <w:tcPr>
            <w:tcW w:w="895" w:type="dxa"/>
            <w:shd w:val="clear" w:color="auto" w:fill="FFFFFF"/>
            <w:tcMar>
              <w:top w:w="90" w:type="dxa"/>
              <w:left w:w="195" w:type="dxa"/>
              <w:bottom w:w="90" w:type="dxa"/>
              <w:right w:w="195" w:type="dxa"/>
            </w:tcMar>
            <w:vAlign w:val="center"/>
            <w:hideMark/>
          </w:tcPr>
          <w:p w14:paraId="00EC9F23" w14:textId="7CD7D43F" w:rsidR="006A5EE8" w:rsidRPr="00827E5C" w:rsidRDefault="00D24A5D" w:rsidP="006A5EE8">
            <w:r w:rsidRPr="00827E5C">
              <w:t>%</w:t>
            </w:r>
            <w:r w:rsidR="006A5EE8" w:rsidRPr="00827E5C">
              <w:t>c14</w:t>
            </w:r>
          </w:p>
        </w:tc>
        <w:tc>
          <w:tcPr>
            <w:tcW w:w="4205" w:type="dxa"/>
            <w:shd w:val="clear" w:color="auto" w:fill="FFFFFF"/>
            <w:tcMar>
              <w:top w:w="90" w:type="dxa"/>
              <w:left w:w="195" w:type="dxa"/>
              <w:bottom w:w="90" w:type="dxa"/>
              <w:right w:w="195" w:type="dxa"/>
            </w:tcMar>
            <w:vAlign w:val="center"/>
            <w:hideMark/>
          </w:tcPr>
          <w:p w14:paraId="10A1A9A8" w14:textId="77777777" w:rsidR="006A5EE8" w:rsidRPr="00827E5C" w:rsidRDefault="006A5EE8" w:rsidP="006A5EE8">
            <w:proofErr w:type="spellStart"/>
            <w:r w:rsidRPr="00827E5C">
              <w:rPr>
                <w:sz w:val="20"/>
                <w:szCs w:val="20"/>
              </w:rPr>
              <w:t>Not_In_Situ_Reuse_Small_Connecting_Guard</w:t>
            </w:r>
            <w:proofErr w:type="spellEnd"/>
          </w:p>
        </w:tc>
        <w:tc>
          <w:tcPr>
            <w:tcW w:w="795" w:type="dxa"/>
            <w:shd w:val="clear" w:color="auto" w:fill="FFFFFF"/>
            <w:tcMar>
              <w:top w:w="90" w:type="dxa"/>
              <w:left w:w="195" w:type="dxa"/>
              <w:bottom w:w="90" w:type="dxa"/>
              <w:right w:w="195" w:type="dxa"/>
            </w:tcMar>
            <w:vAlign w:val="center"/>
            <w:hideMark/>
          </w:tcPr>
          <w:p w14:paraId="24F63E64" w14:textId="77777777" w:rsidR="006A5EE8" w:rsidRPr="00827E5C" w:rsidRDefault="006A5EE8" w:rsidP="006A5EE8">
            <w:pPr>
              <w:rPr>
                <w:rFonts w:ascii="Courier New" w:hAnsi="Courier New" w:cs="Courier New"/>
              </w:rPr>
            </w:pPr>
            <w:r w:rsidRPr="00827E5C">
              <w:rPr>
                <w:rFonts w:ascii="Courier New" w:hAnsi="Courier New" w:cs="Courier New"/>
              </w:rPr>
              <w:t>7</w:t>
            </w:r>
          </w:p>
        </w:tc>
        <w:tc>
          <w:tcPr>
            <w:tcW w:w="777" w:type="dxa"/>
            <w:shd w:val="clear" w:color="auto" w:fill="FFFFFF"/>
            <w:tcMar>
              <w:top w:w="90" w:type="dxa"/>
              <w:left w:w="195" w:type="dxa"/>
              <w:bottom w:w="90" w:type="dxa"/>
              <w:right w:w="195" w:type="dxa"/>
            </w:tcMar>
            <w:vAlign w:val="center"/>
            <w:hideMark/>
          </w:tcPr>
          <w:p w14:paraId="15C455B0" w14:textId="77777777" w:rsidR="006A5EE8" w:rsidRPr="00827E5C" w:rsidRDefault="006A5EE8" w:rsidP="006A5EE8">
            <w:proofErr w:type="spellStart"/>
            <w:r w:rsidRPr="00827E5C">
              <w:t>nst</w:t>
            </w:r>
            <w:proofErr w:type="spellEnd"/>
          </w:p>
        </w:tc>
        <w:tc>
          <w:tcPr>
            <w:tcW w:w="2143" w:type="dxa"/>
            <w:shd w:val="clear" w:color="auto" w:fill="FFFFFF"/>
            <w:tcMar>
              <w:top w:w="90" w:type="dxa"/>
              <w:left w:w="195" w:type="dxa"/>
              <w:bottom w:w="90" w:type="dxa"/>
              <w:right w:w="195" w:type="dxa"/>
            </w:tcMar>
            <w:vAlign w:val="center"/>
            <w:hideMark/>
          </w:tcPr>
          <w:p w14:paraId="28180A7B" w14:textId="6285ECA3" w:rsidR="006A5EE8" w:rsidRPr="00827E5C" w:rsidRDefault="006A5EE8" w:rsidP="006A5EE8">
            <w:ins w:id="37" w:author="Unknown">
              <w:r w:rsidRPr="00827E5C">
                <w:rPr>
                  <w:u w:val="single"/>
                </w:rPr>
                <w:t>n</w:t>
              </w:r>
            </w:ins>
            <w:r w:rsidRPr="00827E5C">
              <w:t>ot in </w:t>
            </w:r>
            <w:ins w:id="38" w:author="Unknown">
              <w:r w:rsidRPr="00827E5C">
                <w:rPr>
                  <w:u w:val="single"/>
                </w:rPr>
                <w:t>s</w:t>
              </w:r>
            </w:ins>
            <w:r w:rsidRPr="00827E5C">
              <w:t>itu reuse connecting like </w:t>
            </w:r>
            <w:ins w:id="39" w:author="Unknown">
              <w:r w:rsidRPr="00827E5C">
                <w:t>(s)</w:t>
              </w:r>
              <w:r w:rsidRPr="00827E5C">
                <w:rPr>
                  <w:u w:val="single"/>
                </w:rPr>
                <w:t>t</w:t>
              </w:r>
            </w:ins>
            <w:r w:rsidRPr="00827E5C">
              <w:t>rap; 7 in like a backwards gamma -&gt; G sound -&gt; </w:t>
            </w:r>
            <w:ins w:id="40" w:author="Unknown">
              <w:r w:rsidRPr="00827E5C">
                <w:t>Guard</w:t>
              </w:r>
            </w:ins>
          </w:p>
        </w:tc>
        <w:tc>
          <w:tcPr>
            <w:tcW w:w="1975" w:type="dxa"/>
            <w:shd w:val="clear" w:color="auto" w:fill="FFFFFF"/>
            <w:tcMar>
              <w:top w:w="90" w:type="dxa"/>
              <w:left w:w="195" w:type="dxa"/>
              <w:bottom w:w="90" w:type="dxa"/>
              <w:right w:w="195" w:type="dxa"/>
            </w:tcMar>
            <w:vAlign w:val="center"/>
            <w:hideMark/>
          </w:tcPr>
          <w:p w14:paraId="3D56E218" w14:textId="4B213C33" w:rsidR="006A5EE8" w:rsidRPr="00827E5C" w:rsidRDefault="00D24A5D" w:rsidP="006A5EE8">
            <w:pPr>
              <w:rPr>
                <w:rFonts w:ascii="Courier New" w:hAnsi="Courier New" w:cs="Courier New"/>
              </w:rPr>
            </w:pPr>
            <w:r w:rsidRPr="00827E5C">
              <w:rPr>
                <w:rFonts w:ascii="Courier New" w:hAnsi="Courier New" w:cs="Courier New"/>
                <w:sz w:val="20"/>
                <w:szCs w:val="20"/>
              </w:rPr>
              <w:t>%%% INED %%%</w:t>
            </w:r>
          </w:p>
        </w:tc>
      </w:tr>
      <w:tr w:rsidR="00D24A5D" w:rsidRPr="00827E5C" w14:paraId="5A942C47" w14:textId="77777777" w:rsidTr="001B2DEA">
        <w:tc>
          <w:tcPr>
            <w:tcW w:w="895" w:type="dxa"/>
            <w:shd w:val="clear" w:color="auto" w:fill="FFFFFF"/>
            <w:tcMar>
              <w:top w:w="90" w:type="dxa"/>
              <w:left w:w="195" w:type="dxa"/>
              <w:bottom w:w="90" w:type="dxa"/>
              <w:right w:w="195" w:type="dxa"/>
            </w:tcMar>
            <w:vAlign w:val="center"/>
          </w:tcPr>
          <w:p w14:paraId="7AD15DF7" w14:textId="42164F9F" w:rsidR="00D24A5D" w:rsidRPr="00827E5C" w:rsidRDefault="00D24A5D" w:rsidP="006A5EE8">
            <w:r w:rsidRPr="00827E5C">
              <w:t>c15</w:t>
            </w:r>
          </w:p>
        </w:tc>
        <w:tc>
          <w:tcPr>
            <w:tcW w:w="4205" w:type="dxa"/>
            <w:shd w:val="clear" w:color="auto" w:fill="FFFFFF"/>
            <w:tcMar>
              <w:top w:w="90" w:type="dxa"/>
              <w:left w:w="195" w:type="dxa"/>
              <w:bottom w:w="90" w:type="dxa"/>
              <w:right w:w="195" w:type="dxa"/>
            </w:tcMar>
            <w:vAlign w:val="center"/>
          </w:tcPr>
          <w:p w14:paraId="4D0ED46D" w14:textId="275E01BA" w:rsidR="00D24A5D" w:rsidRPr="00827E5C" w:rsidRDefault="00D24A5D" w:rsidP="006A5EE8">
            <w:r w:rsidRPr="00827E5C">
              <w:t>General_Not_In_Situ_Reuse</w:t>
            </w:r>
          </w:p>
        </w:tc>
        <w:tc>
          <w:tcPr>
            <w:tcW w:w="795" w:type="dxa"/>
            <w:shd w:val="clear" w:color="auto" w:fill="FFFFFF"/>
            <w:tcMar>
              <w:top w:w="90" w:type="dxa"/>
              <w:left w:w="195" w:type="dxa"/>
              <w:bottom w:w="90" w:type="dxa"/>
              <w:right w:w="195" w:type="dxa"/>
            </w:tcMar>
            <w:vAlign w:val="center"/>
          </w:tcPr>
          <w:p w14:paraId="4CF831A3" w14:textId="5C7507B9" w:rsidR="00D24A5D" w:rsidRPr="00827E5C" w:rsidRDefault="00D24A5D" w:rsidP="006A5EE8">
            <w:pPr>
              <w:rPr>
                <w:rFonts w:ascii="Courier New" w:hAnsi="Courier New" w:cs="Courier New"/>
              </w:rPr>
            </w:pPr>
            <w:r w:rsidRPr="00827E5C">
              <w:rPr>
                <w:rFonts w:ascii="Courier New" w:hAnsi="Courier New" w:cs="Courier New"/>
              </w:rPr>
              <w:t>Y</w:t>
            </w:r>
          </w:p>
        </w:tc>
        <w:tc>
          <w:tcPr>
            <w:tcW w:w="777" w:type="dxa"/>
            <w:shd w:val="clear" w:color="auto" w:fill="FFFFFF"/>
            <w:tcMar>
              <w:top w:w="90" w:type="dxa"/>
              <w:left w:w="195" w:type="dxa"/>
              <w:bottom w:w="90" w:type="dxa"/>
              <w:right w:w="195" w:type="dxa"/>
            </w:tcMar>
            <w:vAlign w:val="center"/>
          </w:tcPr>
          <w:p w14:paraId="68952476" w14:textId="7C164BE8" w:rsidR="00D24A5D" w:rsidRPr="00827E5C" w:rsidRDefault="00D24A5D" w:rsidP="006A5EE8">
            <w:proofErr w:type="spellStart"/>
            <w:r w:rsidRPr="00827E5C">
              <w:t>gni</w:t>
            </w:r>
            <w:proofErr w:type="spellEnd"/>
          </w:p>
        </w:tc>
        <w:tc>
          <w:tcPr>
            <w:tcW w:w="2143" w:type="dxa"/>
            <w:shd w:val="clear" w:color="auto" w:fill="FFFFFF"/>
            <w:tcMar>
              <w:top w:w="90" w:type="dxa"/>
              <w:left w:w="195" w:type="dxa"/>
              <w:bottom w:w="90" w:type="dxa"/>
              <w:right w:w="195" w:type="dxa"/>
            </w:tcMar>
            <w:vAlign w:val="center"/>
          </w:tcPr>
          <w:p w14:paraId="3CA4B270" w14:textId="2295613D" w:rsidR="00D24A5D" w:rsidRPr="00827E5C" w:rsidRDefault="00D24A5D" w:rsidP="006A5EE8">
            <w:r w:rsidRPr="00827E5C">
              <w:rPr>
                <w:u w:val="single"/>
              </w:rPr>
              <w:t>g</w:t>
            </w:r>
            <w:r w:rsidRPr="00827E5C">
              <w:t xml:space="preserve">eneral </w:t>
            </w:r>
            <w:r w:rsidRPr="00827E5C">
              <w:rPr>
                <w:u w:val="single"/>
              </w:rPr>
              <w:t>n</w:t>
            </w:r>
            <w:r w:rsidRPr="00827E5C">
              <w:t xml:space="preserve">ot </w:t>
            </w:r>
            <w:r w:rsidRPr="00827E5C">
              <w:rPr>
                <w:u w:val="single"/>
              </w:rPr>
              <w:t>i</w:t>
            </w:r>
            <w:r w:rsidRPr="00827E5C">
              <w:t>n situ</w:t>
            </w:r>
            <w:r w:rsidRPr="00827E5C">
              <w:br/>
              <w:t xml:space="preserve">reuse; Y as in </w:t>
            </w:r>
            <w:proofErr w:type="spellStart"/>
            <w:r w:rsidRPr="00827E5C">
              <w:t>whY</w:t>
            </w:r>
            <w:proofErr w:type="spellEnd"/>
            <w:r w:rsidRPr="00827E5C">
              <w:br/>
              <w:t>are these so</w:t>
            </w:r>
            <w:r w:rsidRPr="00827E5C">
              <w:br/>
              <w:t>difficult?</w:t>
            </w:r>
          </w:p>
        </w:tc>
        <w:tc>
          <w:tcPr>
            <w:tcW w:w="1975" w:type="dxa"/>
            <w:shd w:val="clear" w:color="auto" w:fill="FFFFFF"/>
            <w:tcMar>
              <w:top w:w="90" w:type="dxa"/>
              <w:left w:w="195" w:type="dxa"/>
              <w:bottom w:w="90" w:type="dxa"/>
              <w:right w:w="195" w:type="dxa"/>
            </w:tcMar>
            <w:vAlign w:val="center"/>
          </w:tcPr>
          <w:p w14:paraId="155E37ED" w14:textId="77777777" w:rsidR="00D24A5D" w:rsidRPr="00827E5C" w:rsidRDefault="00D24A5D" w:rsidP="006A5EE8">
            <w:pPr>
              <w:rPr>
                <w:rFonts w:ascii="Courier New" w:hAnsi="Courier New" w:cs="Courier New"/>
                <w:sz w:val="20"/>
                <w:szCs w:val="20"/>
              </w:rPr>
            </w:pPr>
          </w:p>
        </w:tc>
      </w:tr>
      <w:tr w:rsidR="00827E5C" w:rsidRPr="00827E5C" w14:paraId="27CDF65E" w14:textId="77777777" w:rsidTr="001B2DEA">
        <w:tc>
          <w:tcPr>
            <w:tcW w:w="895" w:type="dxa"/>
            <w:shd w:val="clear" w:color="auto" w:fill="FFFFFF"/>
            <w:tcMar>
              <w:top w:w="90" w:type="dxa"/>
              <w:left w:w="195" w:type="dxa"/>
              <w:bottom w:w="90" w:type="dxa"/>
              <w:right w:w="195" w:type="dxa"/>
            </w:tcMar>
            <w:vAlign w:val="center"/>
            <w:hideMark/>
          </w:tcPr>
          <w:p w14:paraId="4C401559" w14:textId="77777777" w:rsidR="006A5EE8" w:rsidRPr="00827E5C" w:rsidRDefault="006A5EE8" w:rsidP="006A5EE8">
            <w:r w:rsidRPr="00827E5C">
              <w:t>...</w:t>
            </w:r>
          </w:p>
        </w:tc>
        <w:tc>
          <w:tcPr>
            <w:tcW w:w="4205" w:type="dxa"/>
            <w:shd w:val="clear" w:color="auto" w:fill="FFFFFF"/>
            <w:tcMar>
              <w:top w:w="90" w:type="dxa"/>
              <w:left w:w="195" w:type="dxa"/>
              <w:bottom w:w="90" w:type="dxa"/>
              <w:right w:w="195" w:type="dxa"/>
            </w:tcMar>
            <w:vAlign w:val="center"/>
            <w:hideMark/>
          </w:tcPr>
          <w:p w14:paraId="517FD178" w14:textId="77777777" w:rsidR="006A5EE8" w:rsidRPr="00827E5C" w:rsidRDefault="006A5EE8" w:rsidP="006A5EE8">
            <w:r w:rsidRPr="00827E5C">
              <w:t>...</w:t>
            </w:r>
          </w:p>
        </w:tc>
        <w:tc>
          <w:tcPr>
            <w:tcW w:w="795" w:type="dxa"/>
            <w:shd w:val="clear" w:color="auto" w:fill="FFFFFF"/>
            <w:tcMar>
              <w:top w:w="90" w:type="dxa"/>
              <w:left w:w="195" w:type="dxa"/>
              <w:bottom w:w="90" w:type="dxa"/>
              <w:right w:w="195" w:type="dxa"/>
            </w:tcMar>
            <w:vAlign w:val="center"/>
            <w:hideMark/>
          </w:tcPr>
          <w:p w14:paraId="2F93D624" w14:textId="77777777" w:rsidR="006A5EE8" w:rsidRPr="00827E5C" w:rsidRDefault="006A5EE8" w:rsidP="006A5EE8">
            <w:r w:rsidRPr="00827E5C">
              <w:t>...</w:t>
            </w:r>
          </w:p>
        </w:tc>
        <w:tc>
          <w:tcPr>
            <w:tcW w:w="777" w:type="dxa"/>
            <w:shd w:val="clear" w:color="auto" w:fill="FFFFFF"/>
            <w:tcMar>
              <w:top w:w="90" w:type="dxa"/>
              <w:left w:w="195" w:type="dxa"/>
              <w:bottom w:w="90" w:type="dxa"/>
              <w:right w:w="195" w:type="dxa"/>
            </w:tcMar>
            <w:vAlign w:val="center"/>
            <w:hideMark/>
          </w:tcPr>
          <w:p w14:paraId="558AEBFB" w14:textId="77777777" w:rsidR="006A5EE8" w:rsidRPr="00827E5C" w:rsidRDefault="006A5EE8" w:rsidP="006A5EE8">
            <w:r w:rsidRPr="00827E5C">
              <w:t>...</w:t>
            </w:r>
          </w:p>
        </w:tc>
        <w:tc>
          <w:tcPr>
            <w:tcW w:w="2143" w:type="dxa"/>
            <w:shd w:val="clear" w:color="auto" w:fill="FFFFFF"/>
            <w:tcMar>
              <w:top w:w="90" w:type="dxa"/>
              <w:left w:w="195" w:type="dxa"/>
              <w:bottom w:w="90" w:type="dxa"/>
              <w:right w:w="195" w:type="dxa"/>
            </w:tcMar>
            <w:vAlign w:val="center"/>
            <w:hideMark/>
          </w:tcPr>
          <w:p w14:paraId="4D8BF245" w14:textId="77777777" w:rsidR="006A5EE8" w:rsidRPr="00827E5C" w:rsidRDefault="006A5EE8" w:rsidP="006A5EE8">
            <w:r w:rsidRPr="00827E5C">
              <w:t>Perhaps more, one day</w:t>
            </w:r>
          </w:p>
        </w:tc>
        <w:tc>
          <w:tcPr>
            <w:tcW w:w="1975" w:type="dxa"/>
            <w:shd w:val="clear" w:color="auto" w:fill="FFFFFF"/>
            <w:tcMar>
              <w:top w:w="90" w:type="dxa"/>
              <w:left w:w="195" w:type="dxa"/>
              <w:bottom w:w="90" w:type="dxa"/>
              <w:right w:w="195" w:type="dxa"/>
            </w:tcMar>
            <w:vAlign w:val="center"/>
            <w:hideMark/>
          </w:tcPr>
          <w:p w14:paraId="0CDA2519" w14:textId="77777777" w:rsidR="006A5EE8" w:rsidRPr="00827E5C" w:rsidRDefault="006A5EE8" w:rsidP="006A5EE8">
            <w:r w:rsidRPr="00827E5C">
              <w:t>...</w:t>
            </w:r>
          </w:p>
        </w:tc>
      </w:tr>
      <w:tr w:rsidR="00827E5C" w:rsidRPr="00827E5C" w14:paraId="4A78589E" w14:textId="77777777" w:rsidTr="001B2DEA">
        <w:tc>
          <w:tcPr>
            <w:tcW w:w="895" w:type="dxa"/>
            <w:shd w:val="clear" w:color="auto" w:fill="FFFFFF"/>
            <w:tcMar>
              <w:top w:w="90" w:type="dxa"/>
              <w:left w:w="195" w:type="dxa"/>
              <w:bottom w:w="90" w:type="dxa"/>
              <w:right w:w="195" w:type="dxa"/>
            </w:tcMar>
            <w:vAlign w:val="center"/>
            <w:hideMark/>
          </w:tcPr>
          <w:p w14:paraId="2371362A" w14:textId="77777777" w:rsidR="006A5EE8" w:rsidRPr="00827E5C" w:rsidRDefault="006A5EE8" w:rsidP="006A5EE8">
            <w:r w:rsidRPr="00827E5C">
              <w:t>c101</w:t>
            </w:r>
          </w:p>
        </w:tc>
        <w:tc>
          <w:tcPr>
            <w:tcW w:w="4205" w:type="dxa"/>
            <w:shd w:val="clear" w:color="auto" w:fill="FFFFFF"/>
            <w:tcMar>
              <w:top w:w="90" w:type="dxa"/>
              <w:left w:w="195" w:type="dxa"/>
              <w:bottom w:w="90" w:type="dxa"/>
              <w:right w:w="195" w:type="dxa"/>
            </w:tcMar>
            <w:vAlign w:val="center"/>
            <w:hideMark/>
          </w:tcPr>
          <w:p w14:paraId="49379DB5" w14:textId="77777777" w:rsidR="006A5EE8" w:rsidRPr="00827E5C" w:rsidRDefault="006A5EE8" w:rsidP="006A5EE8">
            <w:proofErr w:type="spellStart"/>
            <w:r w:rsidRPr="00827E5C">
              <w:t>Multiple_Classes</w:t>
            </w:r>
            <w:proofErr w:type="spellEnd"/>
          </w:p>
        </w:tc>
        <w:tc>
          <w:tcPr>
            <w:tcW w:w="795" w:type="dxa"/>
            <w:shd w:val="clear" w:color="auto" w:fill="FFFFFF"/>
            <w:tcMar>
              <w:top w:w="90" w:type="dxa"/>
              <w:left w:w="195" w:type="dxa"/>
              <w:bottom w:w="90" w:type="dxa"/>
              <w:right w:w="195" w:type="dxa"/>
            </w:tcMar>
            <w:vAlign w:val="center"/>
            <w:hideMark/>
          </w:tcPr>
          <w:p w14:paraId="75AA0849" w14:textId="77777777" w:rsidR="006A5EE8" w:rsidRPr="00827E5C" w:rsidRDefault="006A5EE8" w:rsidP="006A5EE8">
            <w:pPr>
              <w:rPr>
                <w:rFonts w:ascii="Courier New" w:hAnsi="Courier New" w:cs="Courier New"/>
              </w:rPr>
            </w:pPr>
            <w:r w:rsidRPr="00827E5C">
              <w:rPr>
                <w:rFonts w:ascii="Courier New" w:hAnsi="Courier New" w:cs="Courier New"/>
              </w:rPr>
              <w:t>=</w:t>
            </w:r>
          </w:p>
        </w:tc>
        <w:tc>
          <w:tcPr>
            <w:tcW w:w="777" w:type="dxa"/>
            <w:shd w:val="clear" w:color="auto" w:fill="FFFFFF"/>
            <w:tcMar>
              <w:top w:w="90" w:type="dxa"/>
              <w:left w:w="195" w:type="dxa"/>
              <w:bottom w:w="90" w:type="dxa"/>
              <w:right w:w="195" w:type="dxa"/>
            </w:tcMar>
            <w:vAlign w:val="center"/>
            <w:hideMark/>
          </w:tcPr>
          <w:p w14:paraId="170CC911" w14:textId="77777777" w:rsidR="006A5EE8" w:rsidRPr="00827E5C" w:rsidRDefault="006A5EE8" w:rsidP="006A5EE8">
            <w:r w:rsidRPr="00827E5C">
              <w:t>mcl</w:t>
            </w:r>
          </w:p>
        </w:tc>
        <w:tc>
          <w:tcPr>
            <w:tcW w:w="2143" w:type="dxa"/>
            <w:shd w:val="clear" w:color="auto" w:fill="FFFFFF"/>
            <w:tcMar>
              <w:top w:w="90" w:type="dxa"/>
              <w:left w:w="195" w:type="dxa"/>
              <w:bottom w:w="90" w:type="dxa"/>
              <w:right w:w="195" w:type="dxa"/>
            </w:tcMar>
            <w:vAlign w:val="center"/>
            <w:hideMark/>
          </w:tcPr>
          <w:p w14:paraId="608A3E0E" w14:textId="77777777" w:rsidR="006A5EE8" w:rsidRPr="00827E5C" w:rsidRDefault="006A5EE8" w:rsidP="006A5EE8">
            <w:r w:rsidRPr="00827E5C">
              <w:rPr>
                <w:u w:val="single"/>
              </w:rPr>
              <w:t>m</w:t>
            </w:r>
            <w:r w:rsidRPr="00827E5C">
              <w:t>ultiple </w:t>
            </w:r>
            <w:r w:rsidRPr="00827E5C">
              <w:rPr>
                <w:u w:val="single"/>
              </w:rPr>
              <w:t>c</w:t>
            </w:r>
            <w:r w:rsidRPr="00827E5C">
              <w:t>lasses</w:t>
            </w:r>
          </w:p>
        </w:tc>
        <w:tc>
          <w:tcPr>
            <w:tcW w:w="1975" w:type="dxa"/>
            <w:shd w:val="clear" w:color="auto" w:fill="FFFFFF"/>
            <w:tcMar>
              <w:top w:w="90" w:type="dxa"/>
              <w:left w:w="195" w:type="dxa"/>
              <w:bottom w:w="90" w:type="dxa"/>
              <w:right w:w="195" w:type="dxa"/>
            </w:tcMar>
            <w:vAlign w:val="center"/>
            <w:hideMark/>
          </w:tcPr>
          <w:p w14:paraId="327B97B9" w14:textId="08F550A1" w:rsidR="006A5EE8" w:rsidRPr="00827E5C" w:rsidRDefault="006A5EE8" w:rsidP="006A5EE8">
            <w:r w:rsidRPr="00827E5C">
              <w:t>multiple classes (</w:t>
            </w:r>
            <w:ins w:id="41" w:author="Unknown">
              <w:r w:rsidRPr="00827E5C">
                <w:rPr>
                  <w:u w:val="single"/>
                </w:rPr>
                <w:t>=</w:t>
              </w:r>
            </w:ins>
            <w:r w:rsidR="001A0BB3" w:rsidRPr="00827E5C">
              <w:t>)</w:t>
            </w:r>
          </w:p>
        </w:tc>
      </w:tr>
      <w:tr w:rsidR="00827E5C" w:rsidRPr="00827E5C" w14:paraId="248A2246" w14:textId="77777777" w:rsidTr="001B2DEA">
        <w:tc>
          <w:tcPr>
            <w:tcW w:w="895" w:type="dxa"/>
            <w:shd w:val="clear" w:color="auto" w:fill="FFFFFF"/>
            <w:tcMar>
              <w:top w:w="90" w:type="dxa"/>
              <w:left w:w="195" w:type="dxa"/>
              <w:bottom w:w="90" w:type="dxa"/>
              <w:right w:w="195" w:type="dxa"/>
            </w:tcMar>
            <w:vAlign w:val="center"/>
            <w:hideMark/>
          </w:tcPr>
          <w:p w14:paraId="05EC7906" w14:textId="77777777" w:rsidR="006A5EE8" w:rsidRPr="00827E5C" w:rsidRDefault="006A5EE8" w:rsidP="006A5EE8">
            <w:r w:rsidRPr="00827E5C">
              <w:t>c102</w:t>
            </w:r>
          </w:p>
        </w:tc>
        <w:tc>
          <w:tcPr>
            <w:tcW w:w="4205" w:type="dxa"/>
            <w:shd w:val="clear" w:color="auto" w:fill="FFFFFF"/>
            <w:tcMar>
              <w:top w:w="90" w:type="dxa"/>
              <w:left w:w="195" w:type="dxa"/>
              <w:bottom w:w="90" w:type="dxa"/>
              <w:right w:w="195" w:type="dxa"/>
            </w:tcMar>
            <w:vAlign w:val="center"/>
            <w:hideMark/>
          </w:tcPr>
          <w:p w14:paraId="5BEB8391" w14:textId="77777777" w:rsidR="006A5EE8" w:rsidRPr="00827E5C" w:rsidRDefault="006A5EE8" w:rsidP="006A5EE8">
            <w:proofErr w:type="spellStart"/>
            <w:r w:rsidRPr="00827E5C">
              <w:t>Multiple_Binding_Reuse_Classes</w:t>
            </w:r>
            <w:proofErr w:type="spellEnd"/>
          </w:p>
        </w:tc>
        <w:tc>
          <w:tcPr>
            <w:tcW w:w="795" w:type="dxa"/>
            <w:shd w:val="clear" w:color="auto" w:fill="FFFFFF"/>
            <w:tcMar>
              <w:top w:w="90" w:type="dxa"/>
              <w:left w:w="195" w:type="dxa"/>
              <w:bottom w:w="90" w:type="dxa"/>
              <w:right w:w="195" w:type="dxa"/>
            </w:tcMar>
            <w:vAlign w:val="center"/>
            <w:hideMark/>
          </w:tcPr>
          <w:p w14:paraId="752327D7" w14:textId="77777777" w:rsidR="006A5EE8" w:rsidRPr="00827E5C" w:rsidRDefault="006A5EE8" w:rsidP="006A5EE8">
            <w:r w:rsidRPr="00827E5C">
              <w:t>B</w:t>
            </w:r>
          </w:p>
        </w:tc>
        <w:tc>
          <w:tcPr>
            <w:tcW w:w="777" w:type="dxa"/>
            <w:shd w:val="clear" w:color="auto" w:fill="FFFFFF"/>
            <w:tcMar>
              <w:top w:w="90" w:type="dxa"/>
              <w:left w:w="195" w:type="dxa"/>
              <w:bottom w:w="90" w:type="dxa"/>
              <w:right w:w="195" w:type="dxa"/>
            </w:tcMar>
            <w:vAlign w:val="center"/>
            <w:hideMark/>
          </w:tcPr>
          <w:p w14:paraId="60BC5EF6" w14:textId="77777777" w:rsidR="006A5EE8" w:rsidRPr="00827E5C" w:rsidRDefault="006A5EE8" w:rsidP="006A5EE8">
            <w:proofErr w:type="spellStart"/>
            <w:r w:rsidRPr="00827E5C">
              <w:t>mbr</w:t>
            </w:r>
            <w:proofErr w:type="spellEnd"/>
          </w:p>
        </w:tc>
        <w:tc>
          <w:tcPr>
            <w:tcW w:w="2143" w:type="dxa"/>
            <w:shd w:val="clear" w:color="auto" w:fill="FFFFFF"/>
            <w:tcMar>
              <w:top w:w="90" w:type="dxa"/>
              <w:left w:w="195" w:type="dxa"/>
              <w:bottom w:w="90" w:type="dxa"/>
              <w:right w:w="195" w:type="dxa"/>
            </w:tcMar>
            <w:vAlign w:val="center"/>
            <w:hideMark/>
          </w:tcPr>
          <w:p w14:paraId="3593E6F3" w14:textId="46D40155" w:rsidR="006A5EE8" w:rsidRPr="00827E5C" w:rsidRDefault="006A5EE8" w:rsidP="006A5EE8">
            <w:ins w:id="42" w:author="Unknown">
              <w:r w:rsidRPr="00827E5C">
                <w:rPr>
                  <w:u w:val="single"/>
                </w:rPr>
                <w:t>m</w:t>
              </w:r>
            </w:ins>
            <w:r w:rsidRPr="00827E5C">
              <w:t>ultiple </w:t>
            </w:r>
            <w:ins w:id="43" w:author="Unknown">
              <w:r w:rsidRPr="00827E5C">
                <w:rPr>
                  <w:u w:val="single"/>
                </w:rPr>
                <w:t>b</w:t>
              </w:r>
            </w:ins>
            <w:r w:rsidRPr="00827E5C">
              <w:t>inding </w:t>
            </w:r>
            <w:r w:rsidR="00827E5C">
              <w:br/>
            </w:r>
            <w:ins w:id="44" w:author="Unknown">
              <w:r w:rsidRPr="00827E5C">
                <w:rPr>
                  <w:u w:val="single"/>
                </w:rPr>
                <w:t>r</w:t>
              </w:r>
            </w:ins>
            <w:r w:rsidRPr="00827E5C">
              <w:t>euse</w:t>
            </w:r>
          </w:p>
        </w:tc>
        <w:tc>
          <w:tcPr>
            <w:tcW w:w="1975" w:type="dxa"/>
            <w:shd w:val="clear" w:color="auto" w:fill="FFFFFF"/>
            <w:tcMar>
              <w:top w:w="90" w:type="dxa"/>
              <w:left w:w="195" w:type="dxa"/>
              <w:bottom w:w="90" w:type="dxa"/>
              <w:right w:w="195" w:type="dxa"/>
            </w:tcMar>
            <w:vAlign w:val="center"/>
            <w:hideMark/>
          </w:tcPr>
          <w:p w14:paraId="060FBB1E" w14:textId="77777777" w:rsidR="006A5EE8" w:rsidRPr="00827E5C" w:rsidRDefault="006A5EE8" w:rsidP="006A5EE8">
            <w:r w:rsidRPr="00827E5C">
              <w:t>multiple </w:t>
            </w:r>
            <w:ins w:id="45" w:author="Unknown">
              <w:r w:rsidRPr="00827E5C">
                <w:rPr>
                  <w:u w:val="single"/>
                </w:rPr>
                <w:t>B</w:t>
              </w:r>
            </w:ins>
            <w:r w:rsidRPr="00827E5C">
              <w:t>inding reuse classes</w:t>
            </w:r>
          </w:p>
        </w:tc>
      </w:tr>
      <w:tr w:rsidR="00827E5C" w:rsidRPr="00827E5C" w14:paraId="0E4DA55D" w14:textId="77777777" w:rsidTr="001B2DEA">
        <w:tc>
          <w:tcPr>
            <w:tcW w:w="895" w:type="dxa"/>
            <w:shd w:val="clear" w:color="auto" w:fill="FFFFFF"/>
            <w:tcMar>
              <w:top w:w="90" w:type="dxa"/>
              <w:left w:w="195" w:type="dxa"/>
              <w:bottom w:w="90" w:type="dxa"/>
              <w:right w:w="195" w:type="dxa"/>
            </w:tcMar>
            <w:vAlign w:val="center"/>
            <w:hideMark/>
          </w:tcPr>
          <w:p w14:paraId="6251AFFE" w14:textId="77777777" w:rsidR="006A5EE8" w:rsidRPr="00827E5C" w:rsidRDefault="006A5EE8" w:rsidP="006A5EE8">
            <w:r w:rsidRPr="00827E5C">
              <w:t>c103</w:t>
            </w:r>
          </w:p>
        </w:tc>
        <w:tc>
          <w:tcPr>
            <w:tcW w:w="4205" w:type="dxa"/>
            <w:shd w:val="clear" w:color="auto" w:fill="FFFFFF"/>
            <w:tcMar>
              <w:top w:w="90" w:type="dxa"/>
              <w:left w:w="195" w:type="dxa"/>
              <w:bottom w:w="90" w:type="dxa"/>
              <w:right w:w="195" w:type="dxa"/>
            </w:tcMar>
            <w:vAlign w:val="center"/>
            <w:hideMark/>
          </w:tcPr>
          <w:p w14:paraId="72D997EF" w14:textId="2CA7A7F9" w:rsidR="006A5EE8" w:rsidRPr="00827E5C" w:rsidRDefault="006A5EE8" w:rsidP="006A5EE8">
            <w:proofErr w:type="spellStart"/>
            <w:r w:rsidRPr="00827E5C">
              <w:t>Multiple_Mixed_</w:t>
            </w:r>
            <w:r w:rsidR="00827E5C">
              <w:t>But_All</w:t>
            </w:r>
            <w:r w:rsidRPr="00827E5C">
              <w:t>_Not_Binding</w:t>
            </w:r>
            <w:proofErr w:type="spellEnd"/>
          </w:p>
        </w:tc>
        <w:tc>
          <w:tcPr>
            <w:tcW w:w="795" w:type="dxa"/>
            <w:shd w:val="clear" w:color="auto" w:fill="FFFFFF"/>
            <w:tcMar>
              <w:top w:w="90" w:type="dxa"/>
              <w:left w:w="195" w:type="dxa"/>
              <w:bottom w:w="90" w:type="dxa"/>
              <w:right w:w="195" w:type="dxa"/>
            </w:tcMar>
            <w:vAlign w:val="center"/>
            <w:hideMark/>
          </w:tcPr>
          <w:p w14:paraId="20A6A4E9" w14:textId="77777777" w:rsidR="006A5EE8" w:rsidRPr="00827E5C" w:rsidRDefault="006A5EE8" w:rsidP="006A5EE8">
            <w:r w:rsidRPr="00827E5C">
              <w:t>X</w:t>
            </w:r>
          </w:p>
        </w:tc>
        <w:tc>
          <w:tcPr>
            <w:tcW w:w="777" w:type="dxa"/>
            <w:shd w:val="clear" w:color="auto" w:fill="FFFFFF"/>
            <w:tcMar>
              <w:top w:w="90" w:type="dxa"/>
              <w:left w:w="195" w:type="dxa"/>
              <w:bottom w:w="90" w:type="dxa"/>
              <w:right w:w="195" w:type="dxa"/>
            </w:tcMar>
            <w:vAlign w:val="center"/>
            <w:hideMark/>
          </w:tcPr>
          <w:p w14:paraId="34114680" w14:textId="77777777" w:rsidR="006A5EE8" w:rsidRPr="00827E5C" w:rsidRDefault="006A5EE8" w:rsidP="006A5EE8">
            <w:r w:rsidRPr="00827E5C">
              <w:rPr>
                <w:sz w:val="18"/>
                <w:szCs w:val="18"/>
              </w:rPr>
              <w:t>mmx</w:t>
            </w:r>
          </w:p>
        </w:tc>
        <w:tc>
          <w:tcPr>
            <w:tcW w:w="2143" w:type="dxa"/>
            <w:shd w:val="clear" w:color="auto" w:fill="FFFFFF"/>
            <w:tcMar>
              <w:top w:w="90" w:type="dxa"/>
              <w:left w:w="195" w:type="dxa"/>
              <w:bottom w:w="90" w:type="dxa"/>
              <w:right w:w="195" w:type="dxa"/>
            </w:tcMar>
            <w:vAlign w:val="center"/>
            <w:hideMark/>
          </w:tcPr>
          <w:p w14:paraId="15CA7DC3" w14:textId="77777777" w:rsidR="006A5EE8" w:rsidRPr="00827E5C" w:rsidRDefault="006A5EE8" w:rsidP="006A5EE8">
            <w:ins w:id="46" w:author="Unknown">
              <w:r w:rsidRPr="00827E5C">
                <w:rPr>
                  <w:u w:val="single"/>
                </w:rPr>
                <w:t>m</w:t>
              </w:r>
            </w:ins>
            <w:r w:rsidRPr="00827E5C">
              <w:t>ultiple </w:t>
            </w:r>
            <w:ins w:id="47" w:author="Unknown">
              <w:r w:rsidRPr="00827E5C">
                <w:rPr>
                  <w:u w:val="single"/>
                </w:rPr>
                <w:t>m</w:t>
              </w:r>
            </w:ins>
            <w:r w:rsidRPr="00827E5C">
              <w:t>i</w:t>
            </w:r>
            <w:ins w:id="48" w:author="Unknown">
              <w:r w:rsidRPr="00827E5C">
                <w:rPr>
                  <w:u w:val="single"/>
                </w:rPr>
                <w:t>x</w:t>
              </w:r>
            </w:ins>
            <w:r w:rsidRPr="00827E5C">
              <w:t>ed (the </w:t>
            </w:r>
            <w:ins w:id="49" w:author="Unknown">
              <w:r w:rsidRPr="00827E5C">
                <w:t>x</w:t>
              </w:r>
            </w:ins>
            <w:r w:rsidRPr="00827E5C">
              <w:t> can help you think of not binding; the word, binding, x-ed out)</w:t>
            </w:r>
          </w:p>
        </w:tc>
        <w:tc>
          <w:tcPr>
            <w:tcW w:w="1975" w:type="dxa"/>
            <w:shd w:val="clear" w:color="auto" w:fill="FFFFFF"/>
            <w:tcMar>
              <w:top w:w="90" w:type="dxa"/>
              <w:left w:w="195" w:type="dxa"/>
              <w:bottom w:w="90" w:type="dxa"/>
              <w:right w:w="195" w:type="dxa"/>
            </w:tcMar>
            <w:vAlign w:val="center"/>
            <w:hideMark/>
          </w:tcPr>
          <w:p w14:paraId="14474C7A" w14:textId="5DE8207D" w:rsidR="006A5EE8" w:rsidRPr="00827E5C" w:rsidRDefault="006A5EE8" w:rsidP="006A5EE8">
            <w:r w:rsidRPr="00827E5C">
              <w:t xml:space="preserve">multiple </w:t>
            </w:r>
            <w:proofErr w:type="spellStart"/>
            <w:r w:rsidRPr="00827E5C">
              <w:t>mi</w:t>
            </w:r>
            <w:r w:rsidR="00827E5C" w:rsidRPr="00827E5C">
              <w:rPr>
                <w:u w:val="single"/>
              </w:rPr>
              <w:t>X</w:t>
            </w:r>
            <w:r w:rsidRPr="00827E5C">
              <w:t>ed</w:t>
            </w:r>
            <w:proofErr w:type="spellEnd"/>
            <w:r w:rsidRPr="00827E5C">
              <w:t xml:space="preserve"> </w:t>
            </w:r>
            <w:r w:rsidR="00827E5C">
              <w:t>but all</w:t>
            </w:r>
            <w:r w:rsidRPr="00827E5C">
              <w:t xml:space="preserve"> not binding</w:t>
            </w:r>
          </w:p>
        </w:tc>
      </w:tr>
      <w:tr w:rsidR="00827E5C" w:rsidRPr="00827E5C" w14:paraId="1C3AD839" w14:textId="77777777" w:rsidTr="001B2DEA">
        <w:tc>
          <w:tcPr>
            <w:tcW w:w="895" w:type="dxa"/>
            <w:shd w:val="clear" w:color="auto" w:fill="FFFFFF"/>
            <w:tcMar>
              <w:top w:w="90" w:type="dxa"/>
              <w:left w:w="195" w:type="dxa"/>
              <w:bottom w:w="90" w:type="dxa"/>
              <w:right w:w="195" w:type="dxa"/>
            </w:tcMar>
            <w:vAlign w:val="center"/>
            <w:hideMark/>
          </w:tcPr>
          <w:p w14:paraId="53CD875F" w14:textId="77777777" w:rsidR="006A5EE8" w:rsidRPr="00827E5C" w:rsidRDefault="006A5EE8" w:rsidP="006A5EE8">
            <w:r w:rsidRPr="00827E5C">
              <w:t>...</w:t>
            </w:r>
          </w:p>
        </w:tc>
        <w:tc>
          <w:tcPr>
            <w:tcW w:w="4205" w:type="dxa"/>
            <w:shd w:val="clear" w:color="auto" w:fill="FFFFFF"/>
            <w:tcMar>
              <w:top w:w="90" w:type="dxa"/>
              <w:left w:w="195" w:type="dxa"/>
              <w:bottom w:w="90" w:type="dxa"/>
              <w:right w:w="195" w:type="dxa"/>
            </w:tcMar>
            <w:vAlign w:val="center"/>
            <w:hideMark/>
          </w:tcPr>
          <w:p w14:paraId="0ECF3642" w14:textId="77777777" w:rsidR="006A5EE8" w:rsidRPr="00827E5C" w:rsidRDefault="006A5EE8" w:rsidP="006A5EE8">
            <w:r w:rsidRPr="00827E5C">
              <w:t>...</w:t>
            </w:r>
          </w:p>
        </w:tc>
        <w:tc>
          <w:tcPr>
            <w:tcW w:w="795" w:type="dxa"/>
            <w:shd w:val="clear" w:color="auto" w:fill="FFFFFF"/>
            <w:tcMar>
              <w:top w:w="90" w:type="dxa"/>
              <w:left w:w="195" w:type="dxa"/>
              <w:bottom w:w="90" w:type="dxa"/>
              <w:right w:w="195" w:type="dxa"/>
            </w:tcMar>
            <w:vAlign w:val="center"/>
            <w:hideMark/>
          </w:tcPr>
          <w:p w14:paraId="3E614749" w14:textId="77777777" w:rsidR="006A5EE8" w:rsidRPr="00827E5C" w:rsidRDefault="006A5EE8" w:rsidP="006A5EE8">
            <w:r w:rsidRPr="00827E5C">
              <w:t>...</w:t>
            </w:r>
          </w:p>
        </w:tc>
        <w:tc>
          <w:tcPr>
            <w:tcW w:w="777" w:type="dxa"/>
            <w:shd w:val="clear" w:color="auto" w:fill="FFFFFF"/>
            <w:tcMar>
              <w:top w:w="90" w:type="dxa"/>
              <w:left w:w="195" w:type="dxa"/>
              <w:bottom w:w="90" w:type="dxa"/>
              <w:right w:w="195" w:type="dxa"/>
            </w:tcMar>
            <w:vAlign w:val="center"/>
            <w:hideMark/>
          </w:tcPr>
          <w:p w14:paraId="34F89609" w14:textId="77777777" w:rsidR="006A5EE8" w:rsidRPr="00827E5C" w:rsidRDefault="006A5EE8" w:rsidP="006A5EE8">
            <w:r w:rsidRPr="00827E5C">
              <w:t>...</w:t>
            </w:r>
          </w:p>
        </w:tc>
        <w:tc>
          <w:tcPr>
            <w:tcW w:w="2143" w:type="dxa"/>
            <w:shd w:val="clear" w:color="auto" w:fill="FFFFFF"/>
            <w:tcMar>
              <w:top w:w="90" w:type="dxa"/>
              <w:left w:w="195" w:type="dxa"/>
              <w:bottom w:w="90" w:type="dxa"/>
              <w:right w:w="195" w:type="dxa"/>
            </w:tcMar>
            <w:vAlign w:val="center"/>
            <w:hideMark/>
          </w:tcPr>
          <w:p w14:paraId="3FA09AEE" w14:textId="77777777" w:rsidR="006A5EE8" w:rsidRPr="00827E5C" w:rsidRDefault="006A5EE8" w:rsidP="006A5EE8">
            <w:r w:rsidRPr="00827E5C">
              <w:t>Maybe multiple more, but idk.</w:t>
            </w:r>
          </w:p>
        </w:tc>
        <w:tc>
          <w:tcPr>
            <w:tcW w:w="1975" w:type="dxa"/>
            <w:shd w:val="clear" w:color="auto" w:fill="FFFFFF"/>
            <w:tcMar>
              <w:top w:w="90" w:type="dxa"/>
              <w:left w:w="195" w:type="dxa"/>
              <w:bottom w:w="90" w:type="dxa"/>
              <w:right w:w="195" w:type="dxa"/>
            </w:tcMar>
            <w:vAlign w:val="center"/>
            <w:hideMark/>
          </w:tcPr>
          <w:p w14:paraId="0F647721" w14:textId="77777777" w:rsidR="006A5EE8" w:rsidRPr="00827E5C" w:rsidRDefault="006A5EE8" w:rsidP="006A5EE8">
            <w:r w:rsidRPr="00827E5C">
              <w:t>...</w:t>
            </w:r>
          </w:p>
        </w:tc>
      </w:tr>
      <w:tr w:rsidR="00D24A5D" w:rsidRPr="00827E5C" w14:paraId="58515138" w14:textId="77777777" w:rsidTr="001B2DEA">
        <w:tc>
          <w:tcPr>
            <w:tcW w:w="895" w:type="dxa"/>
            <w:shd w:val="clear" w:color="auto" w:fill="FFFFFF"/>
            <w:tcMar>
              <w:top w:w="90" w:type="dxa"/>
              <w:left w:w="195" w:type="dxa"/>
              <w:bottom w:w="90" w:type="dxa"/>
              <w:right w:w="195" w:type="dxa"/>
            </w:tcMar>
            <w:vAlign w:val="center"/>
          </w:tcPr>
          <w:p w14:paraId="533D4393" w14:textId="78A25F03" w:rsidR="00D24A5D" w:rsidRPr="00827E5C" w:rsidRDefault="00D24A5D" w:rsidP="006A5EE8">
            <w:r w:rsidRPr="00827E5C">
              <w:t>…</w:t>
            </w:r>
          </w:p>
        </w:tc>
        <w:tc>
          <w:tcPr>
            <w:tcW w:w="4205" w:type="dxa"/>
            <w:shd w:val="clear" w:color="auto" w:fill="FFFFFF"/>
            <w:tcMar>
              <w:top w:w="90" w:type="dxa"/>
              <w:left w:w="195" w:type="dxa"/>
              <w:bottom w:w="90" w:type="dxa"/>
              <w:right w:w="195" w:type="dxa"/>
            </w:tcMar>
            <w:vAlign w:val="center"/>
          </w:tcPr>
          <w:p w14:paraId="70564653" w14:textId="3581EEC5" w:rsidR="00D24A5D" w:rsidRPr="00827E5C" w:rsidRDefault="00D24A5D" w:rsidP="006A5EE8">
            <w:r w:rsidRPr="00827E5C">
              <w:t>…</w:t>
            </w:r>
          </w:p>
        </w:tc>
        <w:tc>
          <w:tcPr>
            <w:tcW w:w="795" w:type="dxa"/>
            <w:shd w:val="clear" w:color="auto" w:fill="FFFFFF"/>
            <w:tcMar>
              <w:top w:w="90" w:type="dxa"/>
              <w:left w:w="195" w:type="dxa"/>
              <w:bottom w:w="90" w:type="dxa"/>
              <w:right w:w="195" w:type="dxa"/>
            </w:tcMar>
            <w:vAlign w:val="center"/>
          </w:tcPr>
          <w:p w14:paraId="38D4DBE2" w14:textId="4ED9C590" w:rsidR="00D24A5D" w:rsidRPr="00827E5C" w:rsidRDefault="00D24A5D" w:rsidP="006A5EE8">
            <w:r w:rsidRPr="00827E5C">
              <w:t>…</w:t>
            </w:r>
          </w:p>
        </w:tc>
        <w:tc>
          <w:tcPr>
            <w:tcW w:w="777" w:type="dxa"/>
            <w:shd w:val="clear" w:color="auto" w:fill="FFFFFF"/>
            <w:tcMar>
              <w:top w:w="90" w:type="dxa"/>
              <w:left w:w="195" w:type="dxa"/>
              <w:bottom w:w="90" w:type="dxa"/>
              <w:right w:w="195" w:type="dxa"/>
            </w:tcMar>
            <w:vAlign w:val="center"/>
          </w:tcPr>
          <w:p w14:paraId="59043F26" w14:textId="17C17C65" w:rsidR="00D24A5D" w:rsidRPr="00827E5C" w:rsidRDefault="00D24A5D" w:rsidP="006A5EE8">
            <w:r w:rsidRPr="00827E5C">
              <w:t>…</w:t>
            </w:r>
          </w:p>
        </w:tc>
        <w:tc>
          <w:tcPr>
            <w:tcW w:w="2143" w:type="dxa"/>
            <w:shd w:val="clear" w:color="auto" w:fill="FFFFFF"/>
            <w:tcMar>
              <w:top w:w="90" w:type="dxa"/>
              <w:left w:w="195" w:type="dxa"/>
              <w:bottom w:w="90" w:type="dxa"/>
              <w:right w:w="195" w:type="dxa"/>
            </w:tcMar>
            <w:vAlign w:val="center"/>
          </w:tcPr>
          <w:p w14:paraId="12F76AAD" w14:textId="3EDBB2F7" w:rsidR="00D24A5D" w:rsidRPr="00827E5C" w:rsidRDefault="00D24A5D" w:rsidP="006A5EE8">
            <w:r w:rsidRPr="00827E5C">
              <w:t>…</w:t>
            </w:r>
          </w:p>
        </w:tc>
        <w:tc>
          <w:tcPr>
            <w:tcW w:w="1975" w:type="dxa"/>
            <w:shd w:val="clear" w:color="auto" w:fill="FFFFFF"/>
            <w:tcMar>
              <w:top w:w="90" w:type="dxa"/>
              <w:left w:w="195" w:type="dxa"/>
              <w:bottom w:w="90" w:type="dxa"/>
              <w:right w:w="195" w:type="dxa"/>
            </w:tcMar>
            <w:vAlign w:val="center"/>
          </w:tcPr>
          <w:p w14:paraId="38C42878" w14:textId="1A2C9244" w:rsidR="00D24A5D" w:rsidRPr="00827E5C" w:rsidRDefault="00D24A5D" w:rsidP="006A5EE8">
            <w:r w:rsidRPr="00827E5C">
              <w:t>…</w:t>
            </w:r>
          </w:p>
        </w:tc>
      </w:tr>
      <w:tr w:rsidR="00D24A5D" w:rsidRPr="00827E5C" w14:paraId="456E32DB" w14:textId="77777777" w:rsidTr="001B2DEA">
        <w:tc>
          <w:tcPr>
            <w:tcW w:w="895" w:type="dxa"/>
            <w:shd w:val="clear" w:color="auto" w:fill="FFFFFF"/>
            <w:tcMar>
              <w:top w:w="90" w:type="dxa"/>
              <w:left w:w="195" w:type="dxa"/>
              <w:bottom w:w="90" w:type="dxa"/>
              <w:right w:w="195" w:type="dxa"/>
            </w:tcMar>
            <w:vAlign w:val="center"/>
          </w:tcPr>
          <w:p w14:paraId="0FECD661" w14:textId="6E98B7A3" w:rsidR="00D24A5D" w:rsidRPr="00827E5C" w:rsidRDefault="00D24A5D" w:rsidP="006A5EE8">
            <w:r w:rsidRPr="00827E5C">
              <w:lastRenderedPageBreak/>
              <w:t>c111</w:t>
            </w:r>
          </w:p>
        </w:tc>
        <w:tc>
          <w:tcPr>
            <w:tcW w:w="4205" w:type="dxa"/>
            <w:shd w:val="clear" w:color="auto" w:fill="FFFFFF"/>
            <w:tcMar>
              <w:top w:w="90" w:type="dxa"/>
              <w:left w:w="195" w:type="dxa"/>
              <w:bottom w:w="90" w:type="dxa"/>
              <w:right w:w="195" w:type="dxa"/>
            </w:tcMar>
            <w:vAlign w:val="center"/>
          </w:tcPr>
          <w:p w14:paraId="0BE8F5EC" w14:textId="18EB4E18" w:rsidR="00D24A5D" w:rsidRPr="00827E5C" w:rsidRDefault="00D24A5D" w:rsidP="006A5EE8">
            <w:proofErr w:type="spellStart"/>
            <w:r w:rsidRPr="00827E5C">
              <w:t>Fake_Out</w:t>
            </w:r>
            <w:proofErr w:type="spellEnd"/>
          </w:p>
        </w:tc>
        <w:tc>
          <w:tcPr>
            <w:tcW w:w="795" w:type="dxa"/>
            <w:shd w:val="clear" w:color="auto" w:fill="FFFFFF"/>
            <w:tcMar>
              <w:top w:w="90" w:type="dxa"/>
              <w:left w:w="195" w:type="dxa"/>
              <w:bottom w:w="90" w:type="dxa"/>
              <w:right w:w="195" w:type="dxa"/>
            </w:tcMar>
            <w:vAlign w:val="center"/>
          </w:tcPr>
          <w:p w14:paraId="032F186F" w14:textId="161FA33F" w:rsidR="00D24A5D" w:rsidRPr="00827E5C" w:rsidRDefault="00D24A5D" w:rsidP="006A5EE8">
            <w:pPr>
              <w:rPr>
                <w:rFonts w:ascii="Courier New" w:hAnsi="Courier New" w:cs="Courier New"/>
              </w:rPr>
            </w:pPr>
            <w:r w:rsidRPr="00827E5C">
              <w:rPr>
                <w:rFonts w:ascii="Courier New" w:hAnsi="Courier New" w:cs="Courier New"/>
              </w:rPr>
              <w:t>K</w:t>
            </w:r>
          </w:p>
        </w:tc>
        <w:tc>
          <w:tcPr>
            <w:tcW w:w="777" w:type="dxa"/>
            <w:shd w:val="clear" w:color="auto" w:fill="FFFFFF"/>
            <w:tcMar>
              <w:top w:w="90" w:type="dxa"/>
              <w:left w:w="195" w:type="dxa"/>
              <w:bottom w:w="90" w:type="dxa"/>
              <w:right w:w="195" w:type="dxa"/>
            </w:tcMar>
            <w:vAlign w:val="center"/>
          </w:tcPr>
          <w:p w14:paraId="40C9088E" w14:textId="30E4D96B" w:rsidR="00D24A5D" w:rsidRPr="00827E5C" w:rsidRDefault="00D24A5D" w:rsidP="006A5EE8">
            <w:proofErr w:type="spellStart"/>
            <w:r w:rsidRPr="00827E5C">
              <w:t>fko</w:t>
            </w:r>
            <w:proofErr w:type="spellEnd"/>
          </w:p>
        </w:tc>
        <w:tc>
          <w:tcPr>
            <w:tcW w:w="2143" w:type="dxa"/>
            <w:shd w:val="clear" w:color="auto" w:fill="FFFFFF"/>
            <w:tcMar>
              <w:top w:w="90" w:type="dxa"/>
              <w:left w:w="195" w:type="dxa"/>
              <w:bottom w:w="90" w:type="dxa"/>
              <w:right w:w="195" w:type="dxa"/>
            </w:tcMar>
            <w:vAlign w:val="center"/>
          </w:tcPr>
          <w:p w14:paraId="7B5A0C32" w14:textId="00AE2EB1" w:rsidR="00D24A5D" w:rsidRPr="00827E5C" w:rsidRDefault="00D24A5D" w:rsidP="006A5EE8">
            <w:r w:rsidRPr="00827E5C">
              <w:rPr>
                <w:u w:val="single"/>
              </w:rPr>
              <w:t>f</w:t>
            </w:r>
            <w:r w:rsidRPr="00827E5C">
              <w:t>a</w:t>
            </w:r>
            <w:r w:rsidRPr="00827E5C">
              <w:rPr>
                <w:u w:val="single"/>
              </w:rPr>
              <w:t>k</w:t>
            </w:r>
            <w:r w:rsidRPr="00827E5C">
              <w:t>e-</w:t>
            </w:r>
            <w:r w:rsidRPr="00827E5C">
              <w:rPr>
                <w:u w:val="single"/>
              </w:rPr>
              <w:t>o</w:t>
            </w:r>
            <w:r w:rsidRPr="00827E5C">
              <w:t>ut</w:t>
            </w:r>
          </w:p>
        </w:tc>
        <w:tc>
          <w:tcPr>
            <w:tcW w:w="1975" w:type="dxa"/>
            <w:shd w:val="clear" w:color="auto" w:fill="FFFFFF"/>
            <w:tcMar>
              <w:top w:w="90" w:type="dxa"/>
              <w:left w:w="195" w:type="dxa"/>
              <w:bottom w:w="90" w:type="dxa"/>
              <w:right w:w="195" w:type="dxa"/>
            </w:tcMar>
            <w:vAlign w:val="center"/>
          </w:tcPr>
          <w:p w14:paraId="4892DE7D" w14:textId="6B3EE43C" w:rsidR="00D24A5D" w:rsidRPr="00827E5C" w:rsidRDefault="00D24A5D" w:rsidP="006A5EE8">
            <w:proofErr w:type="spellStart"/>
            <w:r w:rsidRPr="00827E5C">
              <w:t>fa</w:t>
            </w:r>
            <w:r w:rsidRPr="00827E5C">
              <w:rPr>
                <w:u w:val="single"/>
              </w:rPr>
              <w:t>K</w:t>
            </w:r>
            <w:r w:rsidRPr="00827E5C">
              <w:t>e</w:t>
            </w:r>
            <w:proofErr w:type="spellEnd"/>
            <w:r w:rsidRPr="00827E5C">
              <w:t>-out</w:t>
            </w:r>
          </w:p>
        </w:tc>
      </w:tr>
      <w:tr w:rsidR="00A06BF2" w:rsidRPr="00827E5C" w14:paraId="04DEC3C4" w14:textId="77777777" w:rsidTr="001B2DEA">
        <w:tc>
          <w:tcPr>
            <w:tcW w:w="895" w:type="dxa"/>
            <w:shd w:val="clear" w:color="auto" w:fill="FFFFFF"/>
            <w:tcMar>
              <w:top w:w="90" w:type="dxa"/>
              <w:left w:w="195" w:type="dxa"/>
              <w:bottom w:w="90" w:type="dxa"/>
              <w:right w:w="195" w:type="dxa"/>
            </w:tcMar>
            <w:vAlign w:val="center"/>
          </w:tcPr>
          <w:p w14:paraId="3D905E3D" w14:textId="1CAF272F" w:rsidR="00A06BF2" w:rsidRPr="00827E5C" w:rsidRDefault="00A06BF2" w:rsidP="006A5EE8">
            <w:r>
              <w:t>c112</w:t>
            </w:r>
          </w:p>
        </w:tc>
        <w:tc>
          <w:tcPr>
            <w:tcW w:w="4205" w:type="dxa"/>
            <w:shd w:val="clear" w:color="auto" w:fill="FFFFFF"/>
            <w:tcMar>
              <w:top w:w="90" w:type="dxa"/>
              <w:left w:w="195" w:type="dxa"/>
              <w:bottom w:w="90" w:type="dxa"/>
              <w:right w:w="195" w:type="dxa"/>
            </w:tcMar>
            <w:vAlign w:val="center"/>
          </w:tcPr>
          <w:p w14:paraId="667C0FC4" w14:textId="6B441F4E" w:rsidR="00A06BF2" w:rsidRPr="00827E5C" w:rsidRDefault="00A06BF2" w:rsidP="006A5EE8">
            <w:proofErr w:type="spellStart"/>
            <w:r>
              <w:t>Important_as_Counter_Example</w:t>
            </w:r>
            <w:proofErr w:type="spellEnd"/>
            <w:r>
              <w:br/>
              <w:t>(could also be called … as contrast, often, has a structure that would be a class, but no information of the surface)</w:t>
            </w:r>
          </w:p>
        </w:tc>
        <w:tc>
          <w:tcPr>
            <w:tcW w:w="795" w:type="dxa"/>
            <w:shd w:val="clear" w:color="auto" w:fill="FFFFFF"/>
            <w:tcMar>
              <w:top w:w="90" w:type="dxa"/>
              <w:left w:w="195" w:type="dxa"/>
              <w:bottom w:w="90" w:type="dxa"/>
              <w:right w:w="195" w:type="dxa"/>
            </w:tcMar>
            <w:vAlign w:val="center"/>
          </w:tcPr>
          <w:p w14:paraId="4075C897" w14:textId="040301E0" w:rsidR="00A06BF2" w:rsidRPr="00827E5C" w:rsidRDefault="00A06BF2" w:rsidP="006A5EE8">
            <w:pPr>
              <w:rPr>
                <w:rFonts w:ascii="Courier New" w:hAnsi="Courier New" w:cs="Courier New"/>
              </w:rPr>
            </w:pPr>
            <w:r>
              <w:rPr>
                <w:rFonts w:ascii="Courier New" w:hAnsi="Courier New" w:cs="Courier New"/>
              </w:rPr>
              <w:t>Z</w:t>
            </w:r>
          </w:p>
        </w:tc>
        <w:tc>
          <w:tcPr>
            <w:tcW w:w="777" w:type="dxa"/>
            <w:shd w:val="clear" w:color="auto" w:fill="FFFFFF"/>
            <w:tcMar>
              <w:top w:w="90" w:type="dxa"/>
              <w:left w:w="195" w:type="dxa"/>
              <w:bottom w:w="90" w:type="dxa"/>
              <w:right w:w="195" w:type="dxa"/>
            </w:tcMar>
            <w:vAlign w:val="center"/>
          </w:tcPr>
          <w:p w14:paraId="019D2266" w14:textId="39DC4B0C" w:rsidR="00A06BF2" w:rsidRPr="00827E5C" w:rsidRDefault="00A06BF2" w:rsidP="006A5EE8">
            <w:proofErr w:type="spellStart"/>
            <w:r>
              <w:t>iac</w:t>
            </w:r>
            <w:proofErr w:type="spellEnd"/>
          </w:p>
        </w:tc>
        <w:tc>
          <w:tcPr>
            <w:tcW w:w="2143" w:type="dxa"/>
            <w:shd w:val="clear" w:color="auto" w:fill="FFFFFF"/>
            <w:tcMar>
              <w:top w:w="90" w:type="dxa"/>
              <w:left w:w="195" w:type="dxa"/>
              <w:bottom w:w="90" w:type="dxa"/>
              <w:right w:w="195" w:type="dxa"/>
            </w:tcMar>
            <w:vAlign w:val="center"/>
          </w:tcPr>
          <w:p w14:paraId="043D58DB" w14:textId="77777777" w:rsidR="00A06BF2" w:rsidRPr="00827E5C" w:rsidRDefault="00A06BF2" w:rsidP="006A5EE8">
            <w:pPr>
              <w:rPr>
                <w:u w:val="single"/>
              </w:rPr>
            </w:pPr>
          </w:p>
        </w:tc>
        <w:tc>
          <w:tcPr>
            <w:tcW w:w="1975" w:type="dxa"/>
            <w:shd w:val="clear" w:color="auto" w:fill="FFFFFF"/>
            <w:tcMar>
              <w:top w:w="90" w:type="dxa"/>
              <w:left w:w="195" w:type="dxa"/>
              <w:bottom w:w="90" w:type="dxa"/>
              <w:right w:w="195" w:type="dxa"/>
            </w:tcMar>
            <w:vAlign w:val="center"/>
          </w:tcPr>
          <w:p w14:paraId="40868D12" w14:textId="77777777" w:rsidR="00A06BF2" w:rsidRPr="00827E5C" w:rsidRDefault="00A06BF2" w:rsidP="006A5EE8"/>
        </w:tc>
      </w:tr>
      <w:tr w:rsidR="009063F4" w:rsidRPr="00827E5C" w14:paraId="37E7E119" w14:textId="77777777" w:rsidTr="001B2DEA">
        <w:tc>
          <w:tcPr>
            <w:tcW w:w="895" w:type="dxa"/>
            <w:shd w:val="clear" w:color="auto" w:fill="FFFFFF"/>
            <w:tcMar>
              <w:top w:w="90" w:type="dxa"/>
              <w:left w:w="195" w:type="dxa"/>
              <w:bottom w:w="90" w:type="dxa"/>
              <w:right w:w="195" w:type="dxa"/>
            </w:tcMar>
            <w:vAlign w:val="center"/>
          </w:tcPr>
          <w:p w14:paraId="4E07B508" w14:textId="744EE8BD" w:rsidR="009063F4" w:rsidRDefault="00241140" w:rsidP="006A5EE8">
            <w:r w:rsidRPr="00241140">
              <w:rPr>
                <w:vertAlign w:val="superscript"/>
              </w:rPr>
              <w:t>†</w:t>
            </w:r>
            <w:r w:rsidR="009063F4" w:rsidRPr="00241140">
              <w:rPr>
                <w:strike/>
              </w:rPr>
              <w:t>c113</w:t>
            </w:r>
          </w:p>
        </w:tc>
        <w:tc>
          <w:tcPr>
            <w:tcW w:w="4205" w:type="dxa"/>
            <w:shd w:val="clear" w:color="auto" w:fill="FFFFFF"/>
            <w:tcMar>
              <w:top w:w="90" w:type="dxa"/>
              <w:left w:w="195" w:type="dxa"/>
              <w:bottom w:w="90" w:type="dxa"/>
              <w:right w:w="195" w:type="dxa"/>
            </w:tcMar>
            <w:vAlign w:val="center"/>
          </w:tcPr>
          <w:p w14:paraId="18B8D58A" w14:textId="39F6C283" w:rsidR="009063F4" w:rsidRPr="009063F4" w:rsidRDefault="00241140" w:rsidP="006A5EE8">
            <w:r w:rsidRPr="00241140">
              <w:rPr>
                <w:vertAlign w:val="superscript"/>
              </w:rPr>
              <w:t>†</w:t>
            </w:r>
            <w:proofErr w:type="spellStart"/>
            <w:r w:rsidR="009063F4" w:rsidRPr="00241140">
              <w:rPr>
                <w:strike/>
              </w:rPr>
              <w:t>Somewhat_Uneasy_with_Classification_or_Hard</w:t>
            </w:r>
            <w:proofErr w:type="spellEnd"/>
            <w:r w:rsidR="009063F4" w:rsidRPr="00241140">
              <w:rPr>
                <w:strike/>
              </w:rPr>
              <w:br/>
              <w:t>[Initially</w:t>
            </w:r>
            <w:r w:rsidR="009063F4" w:rsidRPr="00241140">
              <w:rPr>
                <w:strike/>
                <w:sz w:val="18"/>
                <w:szCs w:val="18"/>
              </w:rPr>
              <w:t xml:space="preserve"> </w:t>
            </w:r>
            <w:r w:rsidR="009063F4" w:rsidRPr="00241140">
              <w:rPr>
                <w:strike/>
              </w:rPr>
              <w:t>considered</w:t>
            </w:r>
            <w:r w:rsidR="009063F4" w:rsidRPr="00241140">
              <w:rPr>
                <w:strike/>
                <w:sz w:val="18"/>
                <w:szCs w:val="18"/>
              </w:rPr>
              <w:t xml:space="preserve"> </w:t>
            </w:r>
            <w:proofErr w:type="spellStart"/>
            <w:r w:rsidR="009063F4" w:rsidRPr="00241140">
              <w:rPr>
                <w:strike/>
              </w:rPr>
              <w:t>Uneasy_with_Positive</w:t>
            </w:r>
            <w:proofErr w:type="spellEnd"/>
            <w:r w:rsidR="009063F4" w:rsidRPr="00241140">
              <w:rPr>
                <w:strike/>
              </w:rPr>
              <w:t xml:space="preserve"> but decided wider class (</w:t>
            </w:r>
            <w:r w:rsidR="009063F4" w:rsidRPr="00241140">
              <w:rPr>
                <w:i/>
                <w:iCs/>
                <w:strike/>
              </w:rPr>
              <w:t>possibly</w:t>
            </w:r>
            <w:r w:rsidR="009063F4" w:rsidRPr="00241140">
              <w:rPr>
                <w:strike/>
              </w:rPr>
              <w:t xml:space="preserve"> including negatives) with those I find or that I think the algorithm will find hard]</w:t>
            </w:r>
          </w:p>
        </w:tc>
        <w:tc>
          <w:tcPr>
            <w:tcW w:w="795" w:type="dxa"/>
            <w:shd w:val="clear" w:color="auto" w:fill="FFFFFF"/>
            <w:tcMar>
              <w:top w:w="90" w:type="dxa"/>
              <w:left w:w="195" w:type="dxa"/>
              <w:bottom w:w="90" w:type="dxa"/>
              <w:right w:w="195" w:type="dxa"/>
            </w:tcMar>
            <w:vAlign w:val="center"/>
          </w:tcPr>
          <w:p w14:paraId="05E4DC9D" w14:textId="5B295355" w:rsidR="009063F4" w:rsidRDefault="00241140" w:rsidP="006A5EE8">
            <w:pPr>
              <w:rPr>
                <w:rFonts w:ascii="Courier New" w:hAnsi="Courier New" w:cs="Courier New"/>
              </w:rPr>
            </w:pPr>
            <w:r w:rsidRPr="00241140">
              <w:rPr>
                <w:vertAlign w:val="superscript"/>
              </w:rPr>
              <w:t>†</w:t>
            </w:r>
            <w:r w:rsidR="009063F4" w:rsidRPr="00241140">
              <w:rPr>
                <w:rFonts w:ascii="Courier New" w:hAnsi="Courier New" w:cs="Courier New"/>
                <w:strike/>
              </w:rPr>
              <w:t>H</w:t>
            </w:r>
          </w:p>
        </w:tc>
        <w:tc>
          <w:tcPr>
            <w:tcW w:w="777" w:type="dxa"/>
            <w:shd w:val="clear" w:color="auto" w:fill="FFFFFF"/>
            <w:tcMar>
              <w:top w:w="90" w:type="dxa"/>
              <w:left w:w="195" w:type="dxa"/>
              <w:bottom w:w="90" w:type="dxa"/>
              <w:right w:w="195" w:type="dxa"/>
            </w:tcMar>
            <w:vAlign w:val="center"/>
          </w:tcPr>
          <w:p w14:paraId="37F01F78" w14:textId="449156C7" w:rsidR="009063F4" w:rsidRDefault="00241140" w:rsidP="006A5EE8">
            <w:r w:rsidRPr="00241140">
              <w:rPr>
                <w:vertAlign w:val="superscript"/>
              </w:rPr>
              <w:t>†</w:t>
            </w:r>
            <w:proofErr w:type="spellStart"/>
            <w:proofErr w:type="gramStart"/>
            <w:r w:rsidR="009063F4" w:rsidRPr="00241140">
              <w:rPr>
                <w:strike/>
              </w:rPr>
              <w:t>suh</w:t>
            </w:r>
            <w:proofErr w:type="spellEnd"/>
            <w:proofErr w:type="gramEnd"/>
          </w:p>
        </w:tc>
        <w:tc>
          <w:tcPr>
            <w:tcW w:w="2143" w:type="dxa"/>
            <w:shd w:val="clear" w:color="auto" w:fill="FFFFFF"/>
            <w:tcMar>
              <w:top w:w="90" w:type="dxa"/>
              <w:left w:w="195" w:type="dxa"/>
              <w:bottom w:w="90" w:type="dxa"/>
              <w:right w:w="195" w:type="dxa"/>
            </w:tcMar>
            <w:vAlign w:val="center"/>
          </w:tcPr>
          <w:p w14:paraId="11F40D6C" w14:textId="53E6F4A0" w:rsidR="009063F4" w:rsidRPr="009063F4" w:rsidRDefault="00241140" w:rsidP="006A5EE8">
            <w:r w:rsidRPr="00241140">
              <w:rPr>
                <w:vertAlign w:val="superscript"/>
              </w:rPr>
              <w:t>†</w:t>
            </w:r>
            <w:proofErr w:type="gramStart"/>
            <w:r w:rsidR="009063F4" w:rsidRPr="00241140">
              <w:rPr>
                <w:strike/>
                <w:u w:val="single"/>
              </w:rPr>
              <w:t>s</w:t>
            </w:r>
            <w:r w:rsidR="009063F4" w:rsidRPr="00241140">
              <w:rPr>
                <w:strike/>
              </w:rPr>
              <w:t>omewhat</w:t>
            </w:r>
            <w:proofErr w:type="gramEnd"/>
            <w:r w:rsidR="009063F4" w:rsidRPr="00241140">
              <w:rPr>
                <w:strike/>
              </w:rPr>
              <w:t xml:space="preserve"> uneasy </w:t>
            </w:r>
            <w:r w:rsidR="009063F4" w:rsidRPr="00241140">
              <w:rPr>
                <w:strike/>
                <w:u w:val="single"/>
              </w:rPr>
              <w:t>h</w:t>
            </w:r>
            <w:r w:rsidR="009063F4" w:rsidRPr="00241140">
              <w:rPr>
                <w:strike/>
              </w:rPr>
              <w:t>ard</w:t>
            </w:r>
          </w:p>
        </w:tc>
        <w:tc>
          <w:tcPr>
            <w:tcW w:w="1975" w:type="dxa"/>
            <w:shd w:val="clear" w:color="auto" w:fill="FFFFFF"/>
            <w:tcMar>
              <w:top w:w="90" w:type="dxa"/>
              <w:left w:w="195" w:type="dxa"/>
              <w:bottom w:w="90" w:type="dxa"/>
              <w:right w:w="195" w:type="dxa"/>
            </w:tcMar>
            <w:vAlign w:val="center"/>
          </w:tcPr>
          <w:p w14:paraId="5AB39F01" w14:textId="5322E913" w:rsidR="009063F4" w:rsidRPr="00827E5C" w:rsidRDefault="00241140" w:rsidP="006A5EE8">
            <w:r w:rsidRPr="00241140">
              <w:rPr>
                <w:vertAlign w:val="superscript"/>
              </w:rPr>
              <w:t>†</w:t>
            </w:r>
          </w:p>
        </w:tc>
      </w:tr>
      <w:tr w:rsidR="00D24A5D" w:rsidRPr="00827E5C" w14:paraId="41603A2C" w14:textId="77777777" w:rsidTr="001B2DEA">
        <w:tc>
          <w:tcPr>
            <w:tcW w:w="895" w:type="dxa"/>
            <w:shd w:val="clear" w:color="auto" w:fill="FFFFFF"/>
            <w:tcMar>
              <w:top w:w="90" w:type="dxa"/>
              <w:left w:w="195" w:type="dxa"/>
              <w:bottom w:w="90" w:type="dxa"/>
              <w:right w:w="195" w:type="dxa"/>
            </w:tcMar>
            <w:vAlign w:val="center"/>
          </w:tcPr>
          <w:p w14:paraId="0547B2EC" w14:textId="73CD4565" w:rsidR="00D24A5D" w:rsidRPr="00827E5C" w:rsidRDefault="00D24A5D" w:rsidP="006A5EE8">
            <w:r w:rsidRPr="00827E5C">
              <w:t>…</w:t>
            </w:r>
          </w:p>
        </w:tc>
        <w:tc>
          <w:tcPr>
            <w:tcW w:w="4205" w:type="dxa"/>
            <w:shd w:val="clear" w:color="auto" w:fill="FFFFFF"/>
            <w:tcMar>
              <w:top w:w="90" w:type="dxa"/>
              <w:left w:w="195" w:type="dxa"/>
              <w:bottom w:w="90" w:type="dxa"/>
              <w:right w:w="195" w:type="dxa"/>
            </w:tcMar>
            <w:vAlign w:val="center"/>
          </w:tcPr>
          <w:p w14:paraId="2AA7C8EC" w14:textId="5B3B8D4A" w:rsidR="00D24A5D" w:rsidRPr="00827E5C" w:rsidRDefault="00D24A5D" w:rsidP="006A5EE8">
            <w:r w:rsidRPr="00827E5C">
              <w:t>…</w:t>
            </w:r>
          </w:p>
        </w:tc>
        <w:tc>
          <w:tcPr>
            <w:tcW w:w="795" w:type="dxa"/>
            <w:shd w:val="clear" w:color="auto" w:fill="FFFFFF"/>
            <w:tcMar>
              <w:top w:w="90" w:type="dxa"/>
              <w:left w:w="195" w:type="dxa"/>
              <w:bottom w:w="90" w:type="dxa"/>
              <w:right w:w="195" w:type="dxa"/>
            </w:tcMar>
            <w:vAlign w:val="center"/>
          </w:tcPr>
          <w:p w14:paraId="01D3E0A0" w14:textId="1A660710" w:rsidR="00D24A5D" w:rsidRPr="00827E5C" w:rsidRDefault="00D24A5D" w:rsidP="006A5EE8">
            <w:pPr>
              <w:rPr>
                <w:rFonts w:ascii="Courier New" w:hAnsi="Courier New" w:cs="Courier New"/>
              </w:rPr>
            </w:pPr>
            <w:r w:rsidRPr="00827E5C">
              <w:rPr>
                <w:rFonts w:ascii="Courier New" w:hAnsi="Courier New" w:cs="Courier New"/>
              </w:rPr>
              <w:t>…</w:t>
            </w:r>
          </w:p>
        </w:tc>
        <w:tc>
          <w:tcPr>
            <w:tcW w:w="777" w:type="dxa"/>
            <w:shd w:val="clear" w:color="auto" w:fill="FFFFFF"/>
            <w:tcMar>
              <w:top w:w="90" w:type="dxa"/>
              <w:left w:w="195" w:type="dxa"/>
              <w:bottom w:w="90" w:type="dxa"/>
              <w:right w:w="195" w:type="dxa"/>
            </w:tcMar>
            <w:vAlign w:val="center"/>
          </w:tcPr>
          <w:p w14:paraId="385D1A44" w14:textId="0DDD0155" w:rsidR="00D24A5D" w:rsidRPr="00827E5C" w:rsidRDefault="00D24A5D" w:rsidP="006A5EE8">
            <w:r w:rsidRPr="00827E5C">
              <w:t>…</w:t>
            </w:r>
          </w:p>
        </w:tc>
        <w:tc>
          <w:tcPr>
            <w:tcW w:w="2143" w:type="dxa"/>
            <w:shd w:val="clear" w:color="auto" w:fill="FFFFFF"/>
            <w:tcMar>
              <w:top w:w="90" w:type="dxa"/>
              <w:left w:w="195" w:type="dxa"/>
              <w:bottom w:w="90" w:type="dxa"/>
              <w:right w:w="195" w:type="dxa"/>
            </w:tcMar>
            <w:vAlign w:val="center"/>
          </w:tcPr>
          <w:p w14:paraId="66C568C3" w14:textId="076C7309" w:rsidR="00D24A5D" w:rsidRPr="00827E5C" w:rsidRDefault="00D24A5D" w:rsidP="006A5EE8">
            <w:pPr>
              <w:rPr>
                <w:u w:val="single"/>
              </w:rPr>
            </w:pPr>
            <w:r w:rsidRPr="00827E5C">
              <w:rPr>
                <w:u w:val="single"/>
              </w:rPr>
              <w:t>…</w:t>
            </w:r>
          </w:p>
        </w:tc>
        <w:tc>
          <w:tcPr>
            <w:tcW w:w="1975" w:type="dxa"/>
            <w:shd w:val="clear" w:color="auto" w:fill="FFFFFF"/>
            <w:tcMar>
              <w:top w:w="90" w:type="dxa"/>
              <w:left w:w="195" w:type="dxa"/>
              <w:bottom w:w="90" w:type="dxa"/>
              <w:right w:w="195" w:type="dxa"/>
            </w:tcMar>
            <w:vAlign w:val="center"/>
          </w:tcPr>
          <w:p w14:paraId="3E50EB50" w14:textId="51863FF5" w:rsidR="00D24A5D" w:rsidRPr="00827E5C" w:rsidRDefault="00D24A5D" w:rsidP="006A5EE8">
            <w:r w:rsidRPr="00827E5C">
              <w:t>…</w:t>
            </w:r>
          </w:p>
        </w:tc>
      </w:tr>
      <w:tr w:rsidR="00827E5C" w:rsidRPr="00827E5C" w14:paraId="5FCD02A0" w14:textId="77777777" w:rsidTr="001B2DEA">
        <w:tc>
          <w:tcPr>
            <w:tcW w:w="895" w:type="dxa"/>
            <w:shd w:val="clear" w:color="auto" w:fill="FFFFFF"/>
            <w:tcMar>
              <w:top w:w="90" w:type="dxa"/>
              <w:left w:w="195" w:type="dxa"/>
              <w:bottom w:w="90" w:type="dxa"/>
              <w:right w:w="195" w:type="dxa"/>
            </w:tcMar>
            <w:vAlign w:val="center"/>
            <w:hideMark/>
          </w:tcPr>
          <w:p w14:paraId="1885D522" w14:textId="77777777" w:rsidR="006A5EE8" w:rsidRPr="00827E5C" w:rsidRDefault="006A5EE8" w:rsidP="006A5EE8">
            <w:r w:rsidRPr="00827E5C">
              <w:t>c121</w:t>
            </w:r>
          </w:p>
        </w:tc>
        <w:tc>
          <w:tcPr>
            <w:tcW w:w="4205" w:type="dxa"/>
            <w:shd w:val="clear" w:color="auto" w:fill="FFFFFF"/>
            <w:tcMar>
              <w:top w:w="90" w:type="dxa"/>
              <w:left w:w="195" w:type="dxa"/>
              <w:bottom w:w="90" w:type="dxa"/>
              <w:right w:w="195" w:type="dxa"/>
            </w:tcMar>
            <w:vAlign w:val="center"/>
            <w:hideMark/>
          </w:tcPr>
          <w:p w14:paraId="614E2555" w14:textId="77777777" w:rsidR="006A5EE8" w:rsidRPr="00827E5C" w:rsidRDefault="006A5EE8" w:rsidP="006A5EE8">
            <w:r w:rsidRPr="00827E5C">
              <w:t>No_For_Binding_Reuse</w:t>
            </w:r>
          </w:p>
        </w:tc>
        <w:tc>
          <w:tcPr>
            <w:tcW w:w="795" w:type="dxa"/>
            <w:shd w:val="clear" w:color="auto" w:fill="FFFFFF"/>
            <w:tcMar>
              <w:top w:w="90" w:type="dxa"/>
              <w:left w:w="195" w:type="dxa"/>
              <w:bottom w:w="90" w:type="dxa"/>
              <w:right w:w="195" w:type="dxa"/>
            </w:tcMar>
            <w:vAlign w:val="center"/>
            <w:hideMark/>
          </w:tcPr>
          <w:p w14:paraId="0DFB1FA0" w14:textId="77777777" w:rsidR="006A5EE8" w:rsidRPr="00827E5C" w:rsidRDefault="006A5EE8" w:rsidP="006A5EE8">
            <w:pPr>
              <w:rPr>
                <w:rFonts w:ascii="Courier New" w:hAnsi="Courier New" w:cs="Courier New"/>
              </w:rPr>
            </w:pPr>
            <w:r w:rsidRPr="00827E5C">
              <w:rPr>
                <w:rFonts w:ascii="Courier New" w:hAnsi="Courier New" w:cs="Courier New"/>
              </w:rPr>
              <w:t>0</w:t>
            </w:r>
          </w:p>
        </w:tc>
        <w:tc>
          <w:tcPr>
            <w:tcW w:w="777" w:type="dxa"/>
            <w:shd w:val="clear" w:color="auto" w:fill="FFFFFF"/>
            <w:tcMar>
              <w:top w:w="90" w:type="dxa"/>
              <w:left w:w="195" w:type="dxa"/>
              <w:bottom w:w="90" w:type="dxa"/>
              <w:right w:w="195" w:type="dxa"/>
            </w:tcMar>
            <w:vAlign w:val="center"/>
            <w:hideMark/>
          </w:tcPr>
          <w:p w14:paraId="75F8E642" w14:textId="77777777" w:rsidR="006A5EE8" w:rsidRPr="00827E5C" w:rsidRDefault="006A5EE8" w:rsidP="006A5EE8">
            <w:proofErr w:type="spellStart"/>
            <w:r w:rsidRPr="00827E5C">
              <w:t>nbr</w:t>
            </w:r>
            <w:proofErr w:type="spellEnd"/>
          </w:p>
        </w:tc>
        <w:tc>
          <w:tcPr>
            <w:tcW w:w="2143" w:type="dxa"/>
            <w:shd w:val="clear" w:color="auto" w:fill="FFFFFF"/>
            <w:tcMar>
              <w:top w:w="90" w:type="dxa"/>
              <w:left w:w="195" w:type="dxa"/>
              <w:bottom w:w="90" w:type="dxa"/>
              <w:right w:w="195" w:type="dxa"/>
            </w:tcMar>
            <w:vAlign w:val="center"/>
            <w:hideMark/>
          </w:tcPr>
          <w:p w14:paraId="68A66776" w14:textId="2978221A" w:rsidR="006A5EE8" w:rsidRPr="00827E5C" w:rsidRDefault="006A5EE8" w:rsidP="006A5EE8">
            <w:proofErr w:type="spellStart"/>
            <w:ins w:id="50" w:author="Unknown">
              <w:r w:rsidRPr="00827E5C">
                <w:rPr>
                  <w:u w:val="single"/>
                </w:rPr>
                <w:t>n</w:t>
              </w:r>
            </w:ins>
            <w:r w:rsidRPr="00827E5C">
              <w:t>o</w:t>
            </w:r>
            <w:proofErr w:type="spellEnd"/>
            <w:r w:rsidR="00827E5C">
              <w:t xml:space="preserve"> </w:t>
            </w:r>
            <w:r w:rsidRPr="00827E5C">
              <w:t>for</w:t>
            </w:r>
            <w:r w:rsidR="00827E5C">
              <w:t>-</w:t>
            </w:r>
            <w:ins w:id="51" w:author="Unknown">
              <w:r w:rsidRPr="00827E5C">
                <w:rPr>
                  <w:u w:val="single"/>
                </w:rPr>
                <w:t>b</w:t>
              </w:r>
            </w:ins>
            <w:r w:rsidRPr="00827E5C">
              <w:t>inding </w:t>
            </w:r>
            <w:ins w:id="52" w:author="Unknown">
              <w:r w:rsidRPr="00827E5C">
                <w:rPr>
                  <w:u w:val="single"/>
                </w:rPr>
                <w:t>r</w:t>
              </w:r>
            </w:ins>
            <w:r w:rsidRPr="00827E5C">
              <w:t>euse</w:t>
            </w:r>
          </w:p>
        </w:tc>
        <w:tc>
          <w:tcPr>
            <w:tcW w:w="1975" w:type="dxa"/>
            <w:shd w:val="clear" w:color="auto" w:fill="FFFFFF"/>
            <w:tcMar>
              <w:top w:w="90" w:type="dxa"/>
              <w:left w:w="195" w:type="dxa"/>
              <w:bottom w:w="90" w:type="dxa"/>
              <w:right w:w="195" w:type="dxa"/>
            </w:tcMar>
            <w:vAlign w:val="center"/>
            <w:hideMark/>
          </w:tcPr>
          <w:p w14:paraId="52DC12E0" w14:textId="77777777" w:rsidR="006A5EE8" w:rsidRPr="00827E5C" w:rsidRDefault="006A5EE8" w:rsidP="006A5EE8">
            <w:r w:rsidRPr="00827E5C">
              <w:t>n</w:t>
            </w:r>
            <w:ins w:id="53" w:author="Unknown">
              <w:r w:rsidRPr="00827E5C">
                <w:rPr>
                  <w:u w:val="single"/>
                </w:rPr>
                <w:t>0</w:t>
              </w:r>
            </w:ins>
            <w:r w:rsidRPr="00827E5C">
              <w:t> for binding reuse (</w:t>
            </w:r>
            <w:ins w:id="54" w:author="Unknown">
              <w:r w:rsidRPr="00827E5C">
                <w:rPr>
                  <w:u w:val="single"/>
                </w:rPr>
                <w:t>0</w:t>
              </w:r>
            </w:ins>
            <w:r w:rsidRPr="00827E5C">
              <w:t>)</w:t>
            </w:r>
          </w:p>
        </w:tc>
      </w:tr>
      <w:tr w:rsidR="00827E5C" w:rsidRPr="00827E5C" w14:paraId="43F7766D" w14:textId="77777777" w:rsidTr="001B2DEA">
        <w:tc>
          <w:tcPr>
            <w:tcW w:w="895" w:type="dxa"/>
            <w:shd w:val="clear" w:color="auto" w:fill="FFFFFF"/>
            <w:tcMar>
              <w:top w:w="90" w:type="dxa"/>
              <w:left w:w="195" w:type="dxa"/>
              <w:bottom w:w="90" w:type="dxa"/>
              <w:right w:w="195" w:type="dxa"/>
            </w:tcMar>
            <w:vAlign w:val="center"/>
            <w:hideMark/>
          </w:tcPr>
          <w:p w14:paraId="56EA9980" w14:textId="77777777" w:rsidR="006A5EE8" w:rsidRPr="00827E5C" w:rsidRDefault="006A5EE8" w:rsidP="006A5EE8">
            <w:r w:rsidRPr="00827E5C">
              <w:t>c122</w:t>
            </w:r>
          </w:p>
        </w:tc>
        <w:tc>
          <w:tcPr>
            <w:tcW w:w="4205" w:type="dxa"/>
            <w:shd w:val="clear" w:color="auto" w:fill="FFFFFF"/>
            <w:tcMar>
              <w:top w:w="90" w:type="dxa"/>
              <w:left w:w="195" w:type="dxa"/>
              <w:bottom w:w="90" w:type="dxa"/>
              <w:right w:w="195" w:type="dxa"/>
            </w:tcMar>
            <w:vAlign w:val="center"/>
            <w:hideMark/>
          </w:tcPr>
          <w:p w14:paraId="010FBA7E" w14:textId="77777777" w:rsidR="006A5EE8" w:rsidRPr="00827E5C" w:rsidRDefault="006A5EE8" w:rsidP="006A5EE8">
            <w:proofErr w:type="spellStart"/>
            <w:r w:rsidRPr="00827E5C">
              <w:t>No_Binding_Reuse_but_Other_Interesting_Classes</w:t>
            </w:r>
            <w:proofErr w:type="spellEnd"/>
          </w:p>
        </w:tc>
        <w:tc>
          <w:tcPr>
            <w:tcW w:w="795" w:type="dxa"/>
            <w:shd w:val="clear" w:color="auto" w:fill="FFFFFF"/>
            <w:tcMar>
              <w:top w:w="90" w:type="dxa"/>
              <w:left w:w="195" w:type="dxa"/>
              <w:bottom w:w="90" w:type="dxa"/>
              <w:right w:w="195" w:type="dxa"/>
            </w:tcMar>
            <w:vAlign w:val="center"/>
            <w:hideMark/>
          </w:tcPr>
          <w:p w14:paraId="537211F8" w14:textId="77777777" w:rsidR="006A5EE8" w:rsidRPr="00827E5C" w:rsidRDefault="006A5EE8" w:rsidP="006A5EE8">
            <w:r w:rsidRPr="00827E5C">
              <w:t>-</w:t>
            </w:r>
          </w:p>
        </w:tc>
        <w:tc>
          <w:tcPr>
            <w:tcW w:w="777" w:type="dxa"/>
            <w:shd w:val="clear" w:color="auto" w:fill="FFFFFF"/>
            <w:tcMar>
              <w:top w:w="90" w:type="dxa"/>
              <w:left w:w="195" w:type="dxa"/>
              <w:bottom w:w="90" w:type="dxa"/>
              <w:right w:w="195" w:type="dxa"/>
            </w:tcMar>
            <w:vAlign w:val="center"/>
            <w:hideMark/>
          </w:tcPr>
          <w:p w14:paraId="5A2838A6" w14:textId="77777777" w:rsidR="006A5EE8" w:rsidRPr="00827E5C" w:rsidRDefault="006A5EE8" w:rsidP="006A5EE8">
            <w:proofErr w:type="spellStart"/>
            <w:r w:rsidRPr="00827E5C">
              <w:t>oic</w:t>
            </w:r>
            <w:proofErr w:type="spellEnd"/>
          </w:p>
        </w:tc>
        <w:tc>
          <w:tcPr>
            <w:tcW w:w="2143" w:type="dxa"/>
            <w:shd w:val="clear" w:color="auto" w:fill="FFFFFF"/>
            <w:tcMar>
              <w:top w:w="90" w:type="dxa"/>
              <w:left w:w="195" w:type="dxa"/>
              <w:bottom w:w="90" w:type="dxa"/>
              <w:right w:w="195" w:type="dxa"/>
            </w:tcMar>
            <w:vAlign w:val="center"/>
            <w:hideMark/>
          </w:tcPr>
          <w:p w14:paraId="541230A3" w14:textId="00C1092E" w:rsidR="006A5EE8" w:rsidRPr="00827E5C" w:rsidRDefault="006A5EE8" w:rsidP="006A5EE8">
            <w:ins w:id="55" w:author="Unknown">
              <w:r w:rsidRPr="00827E5C">
                <w:rPr>
                  <w:u w:val="single"/>
                </w:rPr>
                <w:t>o</w:t>
              </w:r>
            </w:ins>
            <w:r w:rsidRPr="00827E5C">
              <w:t>ther </w:t>
            </w:r>
            <w:ins w:id="56" w:author="Unknown">
              <w:r w:rsidRPr="00827E5C">
                <w:rPr>
                  <w:u w:val="single"/>
                </w:rPr>
                <w:t>i</w:t>
              </w:r>
            </w:ins>
            <w:r w:rsidRPr="00827E5C">
              <w:t>nteresting </w:t>
            </w:r>
            <w:r w:rsidR="00827E5C">
              <w:br/>
            </w:r>
            <w:ins w:id="57" w:author="Unknown">
              <w:r w:rsidRPr="00827E5C">
                <w:rPr>
                  <w:i/>
                  <w:iCs/>
                </w:rPr>
                <w:t>c</w:t>
              </w:r>
            </w:ins>
            <w:r w:rsidRPr="00827E5C">
              <w:t>lasses</w:t>
            </w:r>
          </w:p>
        </w:tc>
        <w:tc>
          <w:tcPr>
            <w:tcW w:w="1975" w:type="dxa"/>
            <w:shd w:val="clear" w:color="auto" w:fill="FFFFFF"/>
            <w:tcMar>
              <w:top w:w="90" w:type="dxa"/>
              <w:left w:w="195" w:type="dxa"/>
              <w:bottom w:w="90" w:type="dxa"/>
              <w:right w:w="195" w:type="dxa"/>
            </w:tcMar>
            <w:vAlign w:val="center"/>
            <w:hideMark/>
          </w:tcPr>
          <w:p w14:paraId="58E0D27A" w14:textId="77777777" w:rsidR="006A5EE8" w:rsidRPr="00827E5C" w:rsidRDefault="006A5EE8" w:rsidP="006A5EE8">
            <w:r w:rsidRPr="00827E5C">
              <w:t>other interesting classes (</w:t>
            </w:r>
            <w:ins w:id="58" w:author="Unknown">
              <w:r w:rsidRPr="00827E5C">
                <w:rPr>
                  <w:u w:val="single"/>
                </w:rPr>
                <w:t>-</w:t>
              </w:r>
            </w:ins>
            <w:r w:rsidRPr="00827E5C">
              <w:t>)</w:t>
            </w:r>
          </w:p>
        </w:tc>
      </w:tr>
      <w:tr w:rsidR="00827E5C" w:rsidRPr="00827E5C" w14:paraId="18803E3D" w14:textId="77777777" w:rsidTr="001B2DEA">
        <w:tc>
          <w:tcPr>
            <w:tcW w:w="895" w:type="dxa"/>
            <w:shd w:val="clear" w:color="auto" w:fill="FFFFFF"/>
            <w:tcMar>
              <w:top w:w="90" w:type="dxa"/>
              <w:left w:w="195" w:type="dxa"/>
              <w:bottom w:w="90" w:type="dxa"/>
              <w:right w:w="195" w:type="dxa"/>
            </w:tcMar>
            <w:vAlign w:val="center"/>
            <w:hideMark/>
          </w:tcPr>
          <w:p w14:paraId="078700DA" w14:textId="77777777" w:rsidR="006A5EE8" w:rsidRPr="00827E5C" w:rsidRDefault="006A5EE8" w:rsidP="006A5EE8">
            <w:r w:rsidRPr="00827E5C">
              <w:t>c123</w:t>
            </w:r>
          </w:p>
        </w:tc>
        <w:tc>
          <w:tcPr>
            <w:tcW w:w="4205" w:type="dxa"/>
            <w:shd w:val="clear" w:color="auto" w:fill="FFFFFF"/>
            <w:tcMar>
              <w:top w:w="90" w:type="dxa"/>
              <w:left w:w="195" w:type="dxa"/>
              <w:bottom w:w="90" w:type="dxa"/>
              <w:right w:w="195" w:type="dxa"/>
            </w:tcMar>
            <w:vAlign w:val="center"/>
            <w:hideMark/>
          </w:tcPr>
          <w:p w14:paraId="61386916" w14:textId="77777777" w:rsidR="006A5EE8" w:rsidRPr="00827E5C" w:rsidRDefault="006A5EE8" w:rsidP="006A5EE8">
            <w:proofErr w:type="spellStart"/>
            <w:r w:rsidRPr="00827E5C">
              <w:t>Nothing_Interesting</w:t>
            </w:r>
            <w:proofErr w:type="spellEnd"/>
          </w:p>
        </w:tc>
        <w:tc>
          <w:tcPr>
            <w:tcW w:w="795" w:type="dxa"/>
            <w:shd w:val="clear" w:color="auto" w:fill="FFFFFF"/>
            <w:tcMar>
              <w:top w:w="90" w:type="dxa"/>
              <w:left w:w="195" w:type="dxa"/>
              <w:bottom w:w="90" w:type="dxa"/>
              <w:right w:w="195" w:type="dxa"/>
            </w:tcMar>
            <w:vAlign w:val="center"/>
            <w:hideMark/>
          </w:tcPr>
          <w:p w14:paraId="4C244C2E" w14:textId="77777777" w:rsidR="006A5EE8" w:rsidRPr="00827E5C" w:rsidRDefault="006A5EE8" w:rsidP="006A5EE8">
            <w:pPr>
              <w:rPr>
                <w:rFonts w:ascii="Courier New" w:hAnsi="Courier New" w:cs="Courier New"/>
              </w:rPr>
            </w:pPr>
            <w:r w:rsidRPr="00827E5C">
              <w:rPr>
                <w:rFonts w:ascii="Courier New" w:hAnsi="Courier New" w:cs="Courier New"/>
              </w:rPr>
              <w:t>N</w:t>
            </w:r>
          </w:p>
        </w:tc>
        <w:tc>
          <w:tcPr>
            <w:tcW w:w="777" w:type="dxa"/>
            <w:shd w:val="clear" w:color="auto" w:fill="FFFFFF"/>
            <w:tcMar>
              <w:top w:w="90" w:type="dxa"/>
              <w:left w:w="195" w:type="dxa"/>
              <w:bottom w:w="90" w:type="dxa"/>
              <w:right w:w="195" w:type="dxa"/>
            </w:tcMar>
            <w:vAlign w:val="center"/>
            <w:hideMark/>
          </w:tcPr>
          <w:p w14:paraId="278B5CBA" w14:textId="77777777" w:rsidR="006A5EE8" w:rsidRPr="00827E5C" w:rsidRDefault="006A5EE8" w:rsidP="006A5EE8">
            <w:proofErr w:type="spellStart"/>
            <w:r w:rsidRPr="00827E5C">
              <w:t>noi</w:t>
            </w:r>
            <w:proofErr w:type="spellEnd"/>
          </w:p>
        </w:tc>
        <w:tc>
          <w:tcPr>
            <w:tcW w:w="2143" w:type="dxa"/>
            <w:shd w:val="clear" w:color="auto" w:fill="FFFFFF"/>
            <w:tcMar>
              <w:top w:w="90" w:type="dxa"/>
              <w:left w:w="195" w:type="dxa"/>
              <w:bottom w:w="90" w:type="dxa"/>
              <w:right w:w="195" w:type="dxa"/>
            </w:tcMar>
            <w:vAlign w:val="center"/>
            <w:hideMark/>
          </w:tcPr>
          <w:p w14:paraId="28710125" w14:textId="77777777" w:rsidR="006A5EE8" w:rsidRPr="00827E5C" w:rsidRDefault="006A5EE8" w:rsidP="006A5EE8">
            <w:ins w:id="59" w:author="Unknown">
              <w:r w:rsidRPr="00827E5C">
                <w:rPr>
                  <w:u w:val="single"/>
                </w:rPr>
                <w:t>n</w:t>
              </w:r>
            </w:ins>
            <w:r w:rsidRPr="00827E5C">
              <w:t>othing </w:t>
            </w:r>
            <w:ins w:id="60" w:author="Unknown">
              <w:r w:rsidRPr="00827E5C">
                <w:rPr>
                  <w:u w:val="single"/>
                </w:rPr>
                <w:t>o</w:t>
              </w:r>
            </w:ins>
            <w:r w:rsidRPr="00827E5C">
              <w:t>f </w:t>
            </w:r>
            <w:ins w:id="61" w:author="Unknown">
              <w:r w:rsidRPr="00827E5C">
                <w:rPr>
                  <w:u w:val="single"/>
                </w:rPr>
                <w:t>i</w:t>
              </w:r>
            </w:ins>
            <w:r w:rsidRPr="00827E5C">
              <w:t>nterest</w:t>
            </w:r>
          </w:p>
        </w:tc>
        <w:tc>
          <w:tcPr>
            <w:tcW w:w="1975" w:type="dxa"/>
            <w:shd w:val="clear" w:color="auto" w:fill="FFFFFF"/>
            <w:tcMar>
              <w:top w:w="90" w:type="dxa"/>
              <w:left w:w="195" w:type="dxa"/>
              <w:bottom w:w="90" w:type="dxa"/>
              <w:right w:w="195" w:type="dxa"/>
            </w:tcMar>
            <w:vAlign w:val="center"/>
            <w:hideMark/>
          </w:tcPr>
          <w:p w14:paraId="1245BD6A" w14:textId="77777777" w:rsidR="006A5EE8" w:rsidRPr="00827E5C" w:rsidRDefault="006A5EE8" w:rsidP="006A5EE8">
            <w:proofErr w:type="spellStart"/>
            <w:ins w:id="62" w:author="Unknown">
              <w:r w:rsidRPr="00827E5C">
                <w:rPr>
                  <w:u w:val="single"/>
                </w:rPr>
                <w:t>N</w:t>
              </w:r>
            </w:ins>
            <w:r w:rsidRPr="00827E5C">
              <w:t>othi</w:t>
            </w:r>
            <w:ins w:id="63" w:author="Unknown">
              <w:r w:rsidRPr="00827E5C">
                <w:t>N</w:t>
              </w:r>
            </w:ins>
            <w:r w:rsidRPr="00827E5C">
              <w:t>g</w:t>
            </w:r>
            <w:proofErr w:type="spellEnd"/>
            <w:r w:rsidRPr="00827E5C">
              <w:t xml:space="preserve"> </w:t>
            </w:r>
            <w:proofErr w:type="spellStart"/>
            <w:r w:rsidRPr="00827E5C">
              <w:t>i</w:t>
            </w:r>
            <w:ins w:id="64" w:author="Unknown">
              <w:r w:rsidRPr="00827E5C">
                <w:t>N</w:t>
              </w:r>
            </w:ins>
            <w:r w:rsidRPr="00827E5C">
              <w:t>teresti</w:t>
            </w:r>
            <w:ins w:id="65" w:author="Unknown">
              <w:r w:rsidRPr="00827E5C">
                <w:t>N</w:t>
              </w:r>
            </w:ins>
            <w:r w:rsidRPr="00827E5C">
              <w:t>g</w:t>
            </w:r>
            <w:proofErr w:type="spellEnd"/>
          </w:p>
        </w:tc>
      </w:tr>
      <w:tr w:rsidR="00827E5C" w:rsidRPr="00827E5C" w14:paraId="5B485AD8" w14:textId="77777777" w:rsidTr="001B2DEA">
        <w:tc>
          <w:tcPr>
            <w:tcW w:w="895" w:type="dxa"/>
            <w:shd w:val="clear" w:color="auto" w:fill="FFFFFF"/>
            <w:tcMar>
              <w:top w:w="90" w:type="dxa"/>
              <w:left w:w="195" w:type="dxa"/>
              <w:bottom w:w="90" w:type="dxa"/>
              <w:right w:w="195" w:type="dxa"/>
            </w:tcMar>
            <w:vAlign w:val="center"/>
            <w:hideMark/>
          </w:tcPr>
          <w:p w14:paraId="0AE05C84" w14:textId="77777777" w:rsidR="006A5EE8" w:rsidRPr="00827E5C" w:rsidRDefault="006A5EE8" w:rsidP="006A5EE8">
            <w:r w:rsidRPr="00827E5C">
              <w:t>c124</w:t>
            </w:r>
          </w:p>
        </w:tc>
        <w:tc>
          <w:tcPr>
            <w:tcW w:w="4205" w:type="dxa"/>
            <w:shd w:val="clear" w:color="auto" w:fill="FFFFFF"/>
            <w:tcMar>
              <w:top w:w="90" w:type="dxa"/>
              <w:left w:w="195" w:type="dxa"/>
              <w:bottom w:w="90" w:type="dxa"/>
              <w:right w:w="195" w:type="dxa"/>
            </w:tcMar>
            <w:vAlign w:val="center"/>
            <w:hideMark/>
          </w:tcPr>
          <w:p w14:paraId="5C49E9D3" w14:textId="77777777" w:rsidR="006A5EE8" w:rsidRPr="00827E5C" w:rsidRDefault="006A5EE8" w:rsidP="006A5EE8">
            <w:proofErr w:type="spellStart"/>
            <w:r w:rsidRPr="00827E5C">
              <w:t>Do_Not_Use</w:t>
            </w:r>
            <w:proofErr w:type="spellEnd"/>
          </w:p>
        </w:tc>
        <w:tc>
          <w:tcPr>
            <w:tcW w:w="795" w:type="dxa"/>
            <w:shd w:val="clear" w:color="auto" w:fill="FFFFFF"/>
            <w:tcMar>
              <w:top w:w="90" w:type="dxa"/>
              <w:left w:w="195" w:type="dxa"/>
              <w:bottom w:w="90" w:type="dxa"/>
              <w:right w:w="195" w:type="dxa"/>
            </w:tcMar>
            <w:vAlign w:val="center"/>
            <w:hideMark/>
          </w:tcPr>
          <w:p w14:paraId="1A9C347F" w14:textId="77777777" w:rsidR="006A5EE8" w:rsidRPr="00827E5C" w:rsidRDefault="006A5EE8" w:rsidP="006A5EE8">
            <w:pPr>
              <w:rPr>
                <w:rFonts w:ascii="Courier New" w:hAnsi="Courier New" w:cs="Courier New"/>
              </w:rPr>
            </w:pPr>
            <w:r w:rsidRPr="00827E5C">
              <w:rPr>
                <w:rFonts w:ascii="Courier New" w:hAnsi="Courier New" w:cs="Courier New"/>
              </w:rPr>
              <w:t>D</w:t>
            </w:r>
          </w:p>
        </w:tc>
        <w:tc>
          <w:tcPr>
            <w:tcW w:w="777" w:type="dxa"/>
            <w:shd w:val="clear" w:color="auto" w:fill="FFFFFF"/>
            <w:tcMar>
              <w:top w:w="90" w:type="dxa"/>
              <w:left w:w="195" w:type="dxa"/>
              <w:bottom w:w="90" w:type="dxa"/>
              <w:right w:w="195" w:type="dxa"/>
            </w:tcMar>
            <w:vAlign w:val="center"/>
            <w:hideMark/>
          </w:tcPr>
          <w:p w14:paraId="7596B4BD" w14:textId="77777777" w:rsidR="006A5EE8" w:rsidRPr="00827E5C" w:rsidRDefault="006A5EE8" w:rsidP="006A5EE8">
            <w:proofErr w:type="spellStart"/>
            <w:r w:rsidRPr="00827E5C">
              <w:t>dnu</w:t>
            </w:r>
            <w:proofErr w:type="spellEnd"/>
          </w:p>
        </w:tc>
        <w:tc>
          <w:tcPr>
            <w:tcW w:w="2143" w:type="dxa"/>
            <w:shd w:val="clear" w:color="auto" w:fill="FFFFFF"/>
            <w:tcMar>
              <w:top w:w="90" w:type="dxa"/>
              <w:left w:w="195" w:type="dxa"/>
              <w:bottom w:w="90" w:type="dxa"/>
              <w:right w:w="195" w:type="dxa"/>
            </w:tcMar>
            <w:vAlign w:val="center"/>
            <w:hideMark/>
          </w:tcPr>
          <w:p w14:paraId="31A0B73D" w14:textId="77777777" w:rsidR="006A5EE8" w:rsidRPr="00827E5C" w:rsidRDefault="006A5EE8" w:rsidP="006A5EE8">
            <w:r w:rsidRPr="00827E5C">
              <w:t>Initialism</w:t>
            </w:r>
          </w:p>
        </w:tc>
        <w:tc>
          <w:tcPr>
            <w:tcW w:w="1975" w:type="dxa"/>
            <w:shd w:val="clear" w:color="auto" w:fill="FFFFFF"/>
            <w:tcMar>
              <w:top w:w="90" w:type="dxa"/>
              <w:left w:w="195" w:type="dxa"/>
              <w:bottom w:w="90" w:type="dxa"/>
              <w:right w:w="195" w:type="dxa"/>
            </w:tcMar>
            <w:vAlign w:val="center"/>
            <w:hideMark/>
          </w:tcPr>
          <w:p w14:paraId="7DA26D4F" w14:textId="77777777" w:rsidR="006A5EE8" w:rsidRPr="00827E5C" w:rsidRDefault="006A5EE8" w:rsidP="006A5EE8">
            <w:ins w:id="66" w:author="Unknown">
              <w:r w:rsidRPr="00827E5C">
                <w:rPr>
                  <w:u w:val="single"/>
                </w:rPr>
                <w:t>D</w:t>
              </w:r>
            </w:ins>
            <w:r w:rsidRPr="00827E5C">
              <w:t>o not use</w:t>
            </w:r>
          </w:p>
        </w:tc>
      </w:tr>
      <w:tr w:rsidR="00827E5C" w:rsidRPr="00827E5C" w14:paraId="2DD4FBD2" w14:textId="77777777" w:rsidTr="001B2DEA">
        <w:tc>
          <w:tcPr>
            <w:tcW w:w="895" w:type="dxa"/>
            <w:shd w:val="clear" w:color="auto" w:fill="FFFFFF"/>
            <w:tcMar>
              <w:top w:w="90" w:type="dxa"/>
              <w:left w:w="195" w:type="dxa"/>
              <w:bottom w:w="90" w:type="dxa"/>
              <w:right w:w="195" w:type="dxa"/>
            </w:tcMar>
            <w:vAlign w:val="center"/>
            <w:hideMark/>
          </w:tcPr>
          <w:p w14:paraId="01D20716" w14:textId="77777777" w:rsidR="006A5EE8" w:rsidRPr="00827E5C" w:rsidRDefault="006A5EE8" w:rsidP="006A5EE8">
            <w:r w:rsidRPr="00827E5C">
              <w:t>c125</w:t>
            </w:r>
          </w:p>
        </w:tc>
        <w:tc>
          <w:tcPr>
            <w:tcW w:w="4205" w:type="dxa"/>
            <w:shd w:val="clear" w:color="auto" w:fill="FFFFFF"/>
            <w:tcMar>
              <w:top w:w="90" w:type="dxa"/>
              <w:left w:w="195" w:type="dxa"/>
              <w:bottom w:w="90" w:type="dxa"/>
              <w:right w:w="195" w:type="dxa"/>
            </w:tcMar>
            <w:vAlign w:val="center"/>
            <w:hideMark/>
          </w:tcPr>
          <w:p w14:paraId="716678B5" w14:textId="77777777" w:rsidR="006A5EE8" w:rsidRPr="00827E5C" w:rsidRDefault="006A5EE8" w:rsidP="006A5EE8">
            <w:r w:rsidRPr="00827E5C">
              <w:t>Unsure</w:t>
            </w:r>
          </w:p>
        </w:tc>
        <w:tc>
          <w:tcPr>
            <w:tcW w:w="795" w:type="dxa"/>
            <w:shd w:val="clear" w:color="auto" w:fill="FFFFFF"/>
            <w:tcMar>
              <w:top w:w="90" w:type="dxa"/>
              <w:left w:w="195" w:type="dxa"/>
              <w:bottom w:w="90" w:type="dxa"/>
              <w:right w:w="195" w:type="dxa"/>
            </w:tcMar>
            <w:vAlign w:val="center"/>
            <w:hideMark/>
          </w:tcPr>
          <w:p w14:paraId="0331ADEC" w14:textId="77777777" w:rsidR="006A5EE8" w:rsidRPr="00827E5C" w:rsidRDefault="006A5EE8" w:rsidP="006A5EE8">
            <w:pPr>
              <w:rPr>
                <w:rFonts w:ascii="Courier New" w:hAnsi="Courier New" w:cs="Courier New"/>
              </w:rPr>
            </w:pPr>
            <w:r w:rsidRPr="00827E5C">
              <w:rPr>
                <w:rFonts w:ascii="Courier New" w:hAnsi="Courier New" w:cs="Courier New"/>
              </w:rPr>
              <w:t>U</w:t>
            </w:r>
          </w:p>
        </w:tc>
        <w:tc>
          <w:tcPr>
            <w:tcW w:w="777" w:type="dxa"/>
            <w:shd w:val="clear" w:color="auto" w:fill="FFFFFF"/>
            <w:tcMar>
              <w:top w:w="90" w:type="dxa"/>
              <w:left w:w="195" w:type="dxa"/>
              <w:bottom w:w="90" w:type="dxa"/>
              <w:right w:w="195" w:type="dxa"/>
            </w:tcMar>
            <w:vAlign w:val="center"/>
            <w:hideMark/>
          </w:tcPr>
          <w:p w14:paraId="23E9EC03" w14:textId="77777777" w:rsidR="006A5EE8" w:rsidRPr="00827E5C" w:rsidRDefault="006A5EE8" w:rsidP="006A5EE8"/>
        </w:tc>
        <w:tc>
          <w:tcPr>
            <w:tcW w:w="2143" w:type="dxa"/>
            <w:shd w:val="clear" w:color="auto" w:fill="FFFFFF"/>
            <w:tcMar>
              <w:top w:w="90" w:type="dxa"/>
              <w:left w:w="195" w:type="dxa"/>
              <w:bottom w:w="90" w:type="dxa"/>
              <w:right w:w="195" w:type="dxa"/>
            </w:tcMar>
            <w:vAlign w:val="center"/>
            <w:hideMark/>
          </w:tcPr>
          <w:p w14:paraId="600FE830" w14:textId="77777777" w:rsidR="006A5EE8" w:rsidRPr="00827E5C" w:rsidRDefault="006A5EE8" w:rsidP="006A5EE8">
            <w:r w:rsidRPr="00827E5C">
              <w:t>no addition is given, so that when someone else checks the image, they can classify it however is needed</w:t>
            </w:r>
          </w:p>
        </w:tc>
        <w:tc>
          <w:tcPr>
            <w:tcW w:w="1975" w:type="dxa"/>
            <w:shd w:val="clear" w:color="auto" w:fill="FFFFFF"/>
            <w:tcMar>
              <w:top w:w="90" w:type="dxa"/>
              <w:left w:w="195" w:type="dxa"/>
              <w:bottom w:w="90" w:type="dxa"/>
              <w:right w:w="195" w:type="dxa"/>
            </w:tcMar>
            <w:vAlign w:val="center"/>
            <w:hideMark/>
          </w:tcPr>
          <w:p w14:paraId="5D4B53A6" w14:textId="77777777" w:rsidR="006A5EE8" w:rsidRPr="00827E5C" w:rsidRDefault="006A5EE8" w:rsidP="006A5EE8">
            <w:proofErr w:type="spellStart"/>
            <w:ins w:id="67" w:author="Unknown">
              <w:r w:rsidRPr="00827E5C">
                <w:rPr>
                  <w:u w:val="single"/>
                </w:rPr>
                <w:t>U</w:t>
              </w:r>
            </w:ins>
            <w:r w:rsidRPr="00827E5C">
              <w:t>ns</w:t>
            </w:r>
            <w:ins w:id="68" w:author="Unknown">
              <w:r w:rsidRPr="00827E5C">
                <w:t>U</w:t>
              </w:r>
            </w:ins>
            <w:r w:rsidRPr="00827E5C">
              <w:t>re</w:t>
            </w:r>
            <w:proofErr w:type="spellEnd"/>
          </w:p>
        </w:tc>
      </w:tr>
      <w:tr w:rsidR="00827E5C" w:rsidRPr="00827E5C" w14:paraId="1D73F2F5" w14:textId="77777777" w:rsidTr="001B2DEA">
        <w:tc>
          <w:tcPr>
            <w:tcW w:w="895" w:type="dxa"/>
            <w:shd w:val="clear" w:color="auto" w:fill="FFFFFF"/>
            <w:tcMar>
              <w:top w:w="90" w:type="dxa"/>
              <w:left w:w="195" w:type="dxa"/>
              <w:bottom w:w="90" w:type="dxa"/>
              <w:right w:w="195" w:type="dxa"/>
            </w:tcMar>
            <w:vAlign w:val="center"/>
            <w:hideMark/>
          </w:tcPr>
          <w:p w14:paraId="5ECD6C12" w14:textId="77777777" w:rsidR="006A5EE8" w:rsidRPr="00827E5C" w:rsidRDefault="006A5EE8" w:rsidP="006A5EE8">
            <w:r w:rsidRPr="00827E5C">
              <w:t>...</w:t>
            </w:r>
          </w:p>
        </w:tc>
        <w:tc>
          <w:tcPr>
            <w:tcW w:w="4205" w:type="dxa"/>
            <w:shd w:val="clear" w:color="auto" w:fill="FFFFFF"/>
            <w:tcMar>
              <w:top w:w="90" w:type="dxa"/>
              <w:left w:w="195" w:type="dxa"/>
              <w:bottom w:w="90" w:type="dxa"/>
              <w:right w:w="195" w:type="dxa"/>
            </w:tcMar>
            <w:vAlign w:val="center"/>
            <w:hideMark/>
          </w:tcPr>
          <w:p w14:paraId="09B7E501" w14:textId="77777777" w:rsidR="006A5EE8" w:rsidRPr="00827E5C" w:rsidRDefault="006A5EE8" w:rsidP="006A5EE8">
            <w:r w:rsidRPr="00827E5C">
              <w:t>...</w:t>
            </w:r>
          </w:p>
        </w:tc>
        <w:tc>
          <w:tcPr>
            <w:tcW w:w="795" w:type="dxa"/>
            <w:shd w:val="clear" w:color="auto" w:fill="FFFFFF"/>
            <w:tcMar>
              <w:top w:w="90" w:type="dxa"/>
              <w:left w:w="195" w:type="dxa"/>
              <w:bottom w:w="90" w:type="dxa"/>
              <w:right w:w="195" w:type="dxa"/>
            </w:tcMar>
            <w:vAlign w:val="center"/>
            <w:hideMark/>
          </w:tcPr>
          <w:p w14:paraId="6ED91181" w14:textId="77777777" w:rsidR="006A5EE8" w:rsidRPr="00827E5C" w:rsidRDefault="006A5EE8" w:rsidP="006A5EE8">
            <w:r w:rsidRPr="00827E5C">
              <w:t>...</w:t>
            </w:r>
          </w:p>
        </w:tc>
        <w:tc>
          <w:tcPr>
            <w:tcW w:w="777" w:type="dxa"/>
            <w:shd w:val="clear" w:color="auto" w:fill="FFFFFF"/>
            <w:tcMar>
              <w:top w:w="90" w:type="dxa"/>
              <w:left w:w="195" w:type="dxa"/>
              <w:bottom w:w="90" w:type="dxa"/>
              <w:right w:w="195" w:type="dxa"/>
            </w:tcMar>
            <w:vAlign w:val="center"/>
            <w:hideMark/>
          </w:tcPr>
          <w:p w14:paraId="18818045" w14:textId="77777777" w:rsidR="006A5EE8" w:rsidRPr="00827E5C" w:rsidRDefault="006A5EE8" w:rsidP="006A5EE8">
            <w:r w:rsidRPr="00827E5C">
              <w:t>...</w:t>
            </w:r>
          </w:p>
        </w:tc>
        <w:tc>
          <w:tcPr>
            <w:tcW w:w="2143" w:type="dxa"/>
            <w:shd w:val="clear" w:color="auto" w:fill="FFFFFF"/>
            <w:tcMar>
              <w:top w:w="90" w:type="dxa"/>
              <w:left w:w="195" w:type="dxa"/>
              <w:bottom w:w="90" w:type="dxa"/>
              <w:right w:w="195" w:type="dxa"/>
            </w:tcMar>
            <w:vAlign w:val="center"/>
            <w:hideMark/>
          </w:tcPr>
          <w:p w14:paraId="3B229B07" w14:textId="77777777" w:rsidR="006A5EE8" w:rsidRPr="00827E5C" w:rsidRDefault="006A5EE8" w:rsidP="006A5EE8">
            <w:r w:rsidRPr="00827E5C">
              <w:t>Likely not many (or none) after this.</w:t>
            </w:r>
          </w:p>
        </w:tc>
        <w:tc>
          <w:tcPr>
            <w:tcW w:w="1975" w:type="dxa"/>
            <w:shd w:val="clear" w:color="auto" w:fill="FFFFFF"/>
            <w:tcMar>
              <w:top w:w="90" w:type="dxa"/>
              <w:left w:w="195" w:type="dxa"/>
              <w:bottom w:w="90" w:type="dxa"/>
              <w:right w:w="195" w:type="dxa"/>
            </w:tcMar>
            <w:vAlign w:val="center"/>
            <w:hideMark/>
          </w:tcPr>
          <w:p w14:paraId="39A22BB8" w14:textId="77777777" w:rsidR="006A5EE8" w:rsidRPr="00827E5C" w:rsidRDefault="006A5EE8" w:rsidP="006A5EE8">
            <w:r w:rsidRPr="00827E5C">
              <w:t>...</w:t>
            </w:r>
          </w:p>
        </w:tc>
      </w:tr>
    </w:tbl>
    <w:p w14:paraId="34EDB00D" w14:textId="77777777" w:rsidR="004910D8" w:rsidRPr="00827E5C" w:rsidRDefault="004910D8"/>
    <w:p w14:paraId="5BAD2480" w14:textId="1C5E234F" w:rsidR="00241140" w:rsidRDefault="00CD5A63">
      <w:r w:rsidRPr="00241140">
        <w:rPr>
          <w:b/>
          <w:bCs/>
        </w:rPr>
        <w:t>Notes:</w:t>
      </w:r>
      <w:r w:rsidRPr="00827E5C">
        <w:t xml:space="preserve"> Contains only the classes used for the fragments-in-bindings study for the Family History Technology Workshop in 2025. At the moment, I'm leaving the 'one </w:t>
      </w:r>
      <w:proofErr w:type="spellStart"/>
      <w:r w:rsidRPr="00827E5C">
        <w:t>be</w:t>
      </w:r>
      <w:ins w:id="69" w:author="Unknown">
        <w:r w:rsidRPr="00827E5C">
          <w:rPr>
            <w:u w:val="single"/>
          </w:rPr>
          <w:t>H</w:t>
        </w:r>
      </w:ins>
      <w:r w:rsidRPr="00827E5C">
        <w:t>ind</w:t>
      </w:r>
      <w:proofErr w:type="spellEnd"/>
      <w:r w:rsidRPr="00827E5C">
        <w:t xml:space="preserve"> reuse' class out of the FHTW 2025 parameter file, though that might change.</w:t>
      </w:r>
    </w:p>
    <w:p w14:paraId="236C3D1E" w14:textId="19183AB2" w:rsidR="00241140" w:rsidRPr="00241140" w:rsidRDefault="00241140">
      <w:r>
        <w:rPr>
          <w:b/>
          <w:bCs/>
        </w:rPr>
        <w:lastRenderedPageBreak/>
        <w:t xml:space="preserve">More Notes, </w:t>
      </w:r>
      <w:proofErr w:type="gramStart"/>
      <w:r>
        <w:rPr>
          <w:b/>
          <w:bCs/>
        </w:rPr>
        <w:t>Edit</w:t>
      </w:r>
      <w:proofErr w:type="gramEnd"/>
      <w:r>
        <w:rPr>
          <w:b/>
          <w:bCs/>
        </w:rPr>
        <w:t xml:space="preserve"> (2026-10-13)</w:t>
      </w:r>
      <w:r>
        <w:t xml:space="preserve">: </w:t>
      </w:r>
      <w:r w:rsidRPr="00241140">
        <w:t xml:space="preserve">The continuing studies after the inability to go to FHTW 2025 are using the same procedures as noted here, especially as work is done towards a submission to the 2026 </w:t>
      </w:r>
      <w:hyperlink r:id="rId4" w:history="1">
        <w:r w:rsidRPr="00241140">
          <w:rPr>
            <w:rStyle w:val="Hyperlink"/>
            <w:i/>
            <w:iCs/>
          </w:rPr>
          <w:t>Fragmentology</w:t>
        </w:r>
      </w:hyperlink>
      <w:r>
        <w:t>.</w:t>
      </w:r>
      <w:r>
        <w:br/>
      </w:r>
      <w:r w:rsidRPr="00213E46">
        <w:rPr>
          <w:b/>
          <w:bCs/>
        </w:rPr>
        <w:t>†</w:t>
      </w:r>
      <w:r>
        <w:t xml:space="preserve"> Deprecated classification: </w:t>
      </w:r>
      <w:proofErr w:type="spellStart"/>
      <w:r w:rsidRPr="00E45D77">
        <w:rPr>
          <w:rFonts w:ascii="Courier New" w:hAnsi="Courier New" w:cs="Courier New"/>
        </w:rPr>
        <w:t>suh</w:t>
      </w:r>
      <w:proofErr w:type="spellEnd"/>
      <w:r>
        <w:t xml:space="preserve"> (</w:t>
      </w:r>
      <w:r w:rsidRPr="00E45D77">
        <w:rPr>
          <w:rFonts w:ascii="Courier New" w:hAnsi="Courier New" w:cs="Courier New"/>
        </w:rPr>
        <w:t>c113</w:t>
      </w:r>
      <w:r>
        <w:t xml:space="preserve">, </w:t>
      </w:r>
      <w:proofErr w:type="spellStart"/>
      <w:r>
        <w:rPr>
          <w:i/>
          <w:iCs/>
        </w:rPr>
        <w:t>Somewhat_Uneasy_with_Classification_or_Hard</w:t>
      </w:r>
      <w:proofErr w:type="spellEnd"/>
      <w:r>
        <w:t xml:space="preserve">) is not part of the current RMMFB/Fragmentology-2026 (previously RMFB/FHTW2025) classification scheme. It had been omitted from the active FHTW2025 classification helper by 2025-03-01. Some historical filenames in the frozen 3,331-image corpus retain the </w:t>
      </w:r>
      <w:r w:rsidR="00E45D77" w:rsidRPr="00E45D77">
        <w:rPr>
          <w:rFonts w:ascii="Courier New" w:hAnsi="Courier New" w:cs="Courier New"/>
        </w:rPr>
        <w:t>_</w:t>
      </w:r>
      <w:proofErr w:type="spellStart"/>
      <w:r w:rsidRPr="00E45D77">
        <w:rPr>
          <w:rFonts w:ascii="Courier New" w:hAnsi="Courier New" w:cs="Courier New"/>
        </w:rPr>
        <w:t>suh</w:t>
      </w:r>
      <w:proofErr w:type="spellEnd"/>
      <w:r>
        <w:t xml:space="preserve"> token; these filenames are preserved for provenance, and </w:t>
      </w:r>
      <w:proofErr w:type="spellStart"/>
      <w:r w:rsidRPr="00E45D77">
        <w:rPr>
          <w:rFonts w:ascii="Courier New" w:hAnsi="Courier New" w:cs="Courier New"/>
        </w:rPr>
        <w:t>suh</w:t>
      </w:r>
      <w:proofErr w:type="spellEnd"/>
      <w:r>
        <w:t xml:space="preserve"> is ignored when deriving current labels. (Continuation of 2026-10-13 Notes)</w:t>
      </w:r>
    </w:p>
    <w:p w14:paraId="0EA00F33" w14:textId="77777777" w:rsidR="00241140" w:rsidRDefault="00241140">
      <w:r>
        <w:br w:type="page"/>
      </w:r>
    </w:p>
    <w:p w14:paraId="54EAACD3" w14:textId="5604BBA8" w:rsidR="002F1198" w:rsidRDefault="002F1198" w:rsidP="002F1198">
      <w:r>
        <w:lastRenderedPageBreak/>
        <w:t>Other classes to be used later in Manuscript Studies things</w:t>
      </w:r>
    </w:p>
    <w:p w14:paraId="49F4FC82" w14:textId="77777777" w:rsidR="002F1198" w:rsidRDefault="002F1198" w:rsidP="002F1198">
      <w:r>
        <w:t>Possible number/Dir Name</w:t>
      </w:r>
      <w:r>
        <w:tab/>
      </w:r>
      <w:r>
        <w:tab/>
      </w:r>
      <w:r>
        <w:tab/>
      </w:r>
      <w:r>
        <w:tab/>
      </w:r>
      <w:r>
        <w:tab/>
      </w:r>
      <w:r>
        <w:tab/>
        <w:t>|</w:t>
      </w:r>
      <w:r>
        <w:tab/>
        <w:t>three-letters</w:t>
      </w:r>
    </w:p>
    <w:p w14:paraId="5687E99B" w14:textId="77777777" w:rsidR="002F1198" w:rsidRDefault="002F1198" w:rsidP="002F1198">
      <w:pPr>
        <w:ind w:left="720" w:hanging="720"/>
      </w:pPr>
      <w:r>
        <w:t xml:space="preserve">c50 / </w:t>
      </w:r>
      <w:proofErr w:type="spellStart"/>
      <w:r>
        <w:t>Stitching_Any_Type</w:t>
      </w:r>
      <w:proofErr w:type="spellEnd"/>
      <w:r>
        <w:tab/>
      </w:r>
      <w:r>
        <w:tab/>
      </w:r>
      <w:r>
        <w:tab/>
      </w:r>
      <w:r>
        <w:tab/>
      </w:r>
      <w:r>
        <w:tab/>
      </w:r>
      <w:r>
        <w:tab/>
        <w:t xml:space="preserve">| </w:t>
      </w:r>
      <w:r>
        <w:tab/>
      </w:r>
      <w:proofErr w:type="spellStart"/>
      <w:r>
        <w:t>stc</w:t>
      </w:r>
      <w:proofErr w:type="spellEnd"/>
      <w:r>
        <w:br/>
        <w:t>Should later be moved into one of the following</w:t>
      </w:r>
      <w:r>
        <w:tab/>
        <w:t>three</w:t>
      </w:r>
      <w:r>
        <w:tab/>
      </w:r>
      <w:r>
        <w:tab/>
        <w:t>|</w:t>
      </w:r>
    </w:p>
    <w:p w14:paraId="3719CC1B" w14:textId="77777777" w:rsidR="002F1198" w:rsidRDefault="002F1198" w:rsidP="002F1198">
      <w:pPr>
        <w:ind w:left="720" w:hanging="720"/>
      </w:pPr>
      <w:r>
        <w:t>c51 / Stitching_Level_1</w:t>
      </w:r>
      <w:r>
        <w:tab/>
      </w:r>
      <w:r>
        <w:tab/>
      </w:r>
      <w:r>
        <w:tab/>
      </w:r>
      <w:r>
        <w:tab/>
      </w:r>
      <w:r>
        <w:tab/>
      </w:r>
      <w:r>
        <w:tab/>
      </w:r>
      <w:r>
        <w:tab/>
        <w:t>|</w:t>
      </w:r>
      <w:r>
        <w:tab/>
        <w:t>st1</w:t>
      </w:r>
      <w:r>
        <w:br/>
        <w:t>(parchment maker, basic repairs with twine,</w:t>
      </w:r>
      <w:r>
        <w:tab/>
      </w:r>
      <w:r>
        <w:tab/>
      </w:r>
      <w:r>
        <w:tab/>
        <w:t>|</w:t>
      </w:r>
      <w:r>
        <w:br/>
        <w:t xml:space="preserve"> no-longer-there veil stitch holes,</w:t>
      </w:r>
      <w:r>
        <w:tab/>
      </w:r>
      <w:r>
        <w:tab/>
      </w:r>
      <w:r>
        <w:tab/>
      </w:r>
      <w:r>
        <w:tab/>
        <w:t>|</w:t>
      </w:r>
      <w:r>
        <w:br/>
        <w:t>… anything else I think of)</w:t>
      </w:r>
      <w:r>
        <w:tab/>
      </w:r>
      <w:r>
        <w:tab/>
      </w:r>
      <w:r>
        <w:tab/>
      </w:r>
      <w:r>
        <w:tab/>
      </w:r>
      <w:r>
        <w:tab/>
        <w:t>|</w:t>
      </w:r>
    </w:p>
    <w:p w14:paraId="73B7F7C1" w14:textId="77777777" w:rsidR="002F1198" w:rsidRDefault="002F1198" w:rsidP="002F1198">
      <w:r>
        <w:t>c52 / Stitching_Level_2</w:t>
      </w:r>
      <w:r>
        <w:tab/>
      </w:r>
      <w:r>
        <w:tab/>
      </w:r>
      <w:r>
        <w:tab/>
      </w:r>
      <w:r>
        <w:tab/>
      </w:r>
      <w:r>
        <w:tab/>
      </w:r>
      <w:r>
        <w:tab/>
      </w:r>
      <w:r>
        <w:tab/>
        <w:t>|</w:t>
      </w:r>
      <w:r>
        <w:tab/>
        <w:t>st2</w:t>
      </w:r>
      <w:r>
        <w:br/>
      </w:r>
      <w:r>
        <w:tab/>
        <w:t>(beyond basic twine, hole stitch, not embroidery,</w:t>
      </w:r>
      <w:r>
        <w:tab/>
      </w:r>
      <w:r>
        <w:tab/>
        <w:t>|</w:t>
      </w:r>
      <w:r>
        <w:br/>
      </w:r>
      <w:r>
        <w:tab/>
        <w:t xml:space="preserve"> baseball stitch, green Vs, </w:t>
      </w:r>
      <w:r>
        <w:tab/>
      </w:r>
      <w:r>
        <w:tab/>
      </w:r>
      <w:r>
        <w:tab/>
      </w:r>
      <w:r>
        <w:tab/>
      </w:r>
      <w:r>
        <w:tab/>
        <w:t>|</w:t>
      </w:r>
      <w:r>
        <w:br/>
      </w:r>
      <w:r>
        <w:tab/>
        <w:t xml:space="preserve"> … other things maybe)</w:t>
      </w:r>
      <w:r>
        <w:tab/>
      </w:r>
      <w:r>
        <w:tab/>
      </w:r>
      <w:r>
        <w:tab/>
      </w:r>
      <w:r>
        <w:tab/>
      </w:r>
      <w:r>
        <w:tab/>
      </w:r>
      <w:r>
        <w:tab/>
        <w:t>|</w:t>
      </w:r>
    </w:p>
    <w:p w14:paraId="73A8A00B" w14:textId="77777777" w:rsidR="002F1198" w:rsidRDefault="002F1198" w:rsidP="002F1198">
      <w:r>
        <w:t>c53 / Stitching_Level_3_Embroidery_etc</w:t>
      </w:r>
      <w:r>
        <w:tab/>
      </w:r>
      <w:r>
        <w:tab/>
      </w:r>
      <w:r>
        <w:tab/>
      </w:r>
      <w:r>
        <w:tab/>
        <w:t>|</w:t>
      </w:r>
      <w:r>
        <w:tab/>
        <w:t>st3</w:t>
      </w:r>
      <w:r>
        <w:br/>
      </w:r>
      <w:r>
        <w:tab/>
        <w:t>(Embroidery, in-place veils, other fancy,</w:t>
      </w:r>
      <w:r>
        <w:tab/>
      </w:r>
      <w:r>
        <w:tab/>
      </w:r>
      <w:r>
        <w:tab/>
      </w:r>
      <w:r>
        <w:tab/>
        <w:t>|</w:t>
      </w:r>
      <w:r>
        <w:br/>
      </w:r>
      <w:r>
        <w:tab/>
        <w:t xml:space="preserve"> … and blah and blah and blah)</w:t>
      </w:r>
      <w:r>
        <w:tab/>
      </w:r>
      <w:r>
        <w:tab/>
      </w:r>
      <w:r>
        <w:tab/>
      </w:r>
      <w:r>
        <w:tab/>
      </w:r>
      <w:r>
        <w:tab/>
        <w:t>|</w:t>
      </w:r>
    </w:p>
    <w:p w14:paraId="2710CCCB" w14:textId="77777777" w:rsidR="002F1198" w:rsidRDefault="002F1198" w:rsidP="002F1198"/>
    <w:p w14:paraId="4A8D58E5" w14:textId="77777777" w:rsidR="002F1198" w:rsidRDefault="002F1198" w:rsidP="002F1198">
      <w:r>
        <w:t xml:space="preserve">c54 / </w:t>
      </w:r>
      <w:proofErr w:type="spellStart"/>
      <w:r>
        <w:t>Manicule</w:t>
      </w:r>
      <w:proofErr w:type="spellEnd"/>
      <w:r>
        <w:tab/>
      </w:r>
      <w:r>
        <w:tab/>
      </w:r>
      <w:r>
        <w:tab/>
      </w:r>
      <w:r>
        <w:tab/>
      </w:r>
      <w:r>
        <w:tab/>
      </w:r>
      <w:r>
        <w:tab/>
      </w:r>
      <w:r>
        <w:tab/>
      </w:r>
      <w:r>
        <w:tab/>
        <w:t>|</w:t>
      </w:r>
      <w:r>
        <w:tab/>
        <w:t>man</w:t>
      </w:r>
    </w:p>
    <w:p w14:paraId="2B98182B" w14:textId="77777777" w:rsidR="002F1198" w:rsidRPr="00F97277" w:rsidRDefault="002F1198" w:rsidP="002F1198">
      <w:r w:rsidRPr="00F97277">
        <w:t xml:space="preserve">c55 / </w:t>
      </w:r>
      <w:proofErr w:type="spellStart"/>
      <w:r w:rsidRPr="00F97277">
        <w:t>Non_Manicule_Nota_Bene</w:t>
      </w:r>
      <w:proofErr w:type="spellEnd"/>
      <w:r w:rsidRPr="00F97277">
        <w:tab/>
      </w:r>
      <w:r w:rsidRPr="00F97277">
        <w:tab/>
      </w:r>
      <w:r w:rsidRPr="00F97277">
        <w:tab/>
      </w:r>
      <w:r w:rsidRPr="00F97277">
        <w:tab/>
      </w:r>
      <w:r w:rsidRPr="00F97277">
        <w:tab/>
        <w:t>|</w:t>
      </w:r>
      <w:r w:rsidRPr="00F97277">
        <w:tab/>
      </w:r>
      <w:proofErr w:type="spellStart"/>
      <w:r w:rsidRPr="00F97277">
        <w:t>nmn</w:t>
      </w:r>
      <w:proofErr w:type="spellEnd"/>
    </w:p>
    <w:p w14:paraId="04E3EE56" w14:textId="77777777" w:rsidR="002F1198" w:rsidRDefault="002F1198" w:rsidP="002F1198">
      <w:r w:rsidRPr="00F05930">
        <w:t>c56 / Fingerprint</w:t>
      </w:r>
      <w:r w:rsidRPr="00F05930">
        <w:tab/>
      </w:r>
      <w:r w:rsidRPr="00F05930">
        <w:tab/>
      </w:r>
      <w:r w:rsidRPr="00F05930">
        <w:tab/>
      </w:r>
      <w:r w:rsidRPr="00F05930">
        <w:tab/>
      </w:r>
      <w:r w:rsidRPr="00F05930">
        <w:tab/>
      </w:r>
      <w:r w:rsidRPr="00F05930">
        <w:tab/>
      </w:r>
      <w:r w:rsidRPr="00F05930">
        <w:tab/>
        <w:t>|</w:t>
      </w:r>
      <w:r w:rsidRPr="00F05930">
        <w:tab/>
      </w:r>
      <w:proofErr w:type="spellStart"/>
      <w:r w:rsidRPr="00F05930">
        <w:t>fgp</w:t>
      </w:r>
      <w:proofErr w:type="spellEnd"/>
      <w:r w:rsidRPr="00F05930">
        <w:br/>
      </w:r>
      <w:r w:rsidRPr="00F05930">
        <w:tab/>
        <w:t>(Has to h</w:t>
      </w:r>
      <w:r>
        <w:t>ave loops/whirls, or at least visual</w:t>
      </w:r>
      <w:r>
        <w:tab/>
      </w:r>
      <w:r>
        <w:tab/>
      </w:r>
      <w:r>
        <w:tab/>
        <w:t>|</w:t>
      </w:r>
      <w:r>
        <w:br/>
      </w:r>
      <w:r>
        <w:tab/>
        <w:t xml:space="preserve"> separation between the grooves</w:t>
      </w:r>
      <w:r>
        <w:tab/>
      </w:r>
      <w:r>
        <w:tab/>
      </w:r>
      <w:r>
        <w:tab/>
      </w:r>
      <w:r>
        <w:tab/>
        <w:t>|</w:t>
      </w:r>
      <w:r>
        <w:br/>
      </w:r>
      <w:r>
        <w:tab/>
        <w:t xml:space="preserve"> … any other details)</w:t>
      </w:r>
      <w:r>
        <w:tab/>
      </w:r>
      <w:r>
        <w:tab/>
      </w:r>
      <w:r>
        <w:tab/>
      </w:r>
      <w:r>
        <w:tab/>
      </w:r>
      <w:r>
        <w:tab/>
      </w:r>
      <w:r>
        <w:tab/>
        <w:t>|</w:t>
      </w:r>
    </w:p>
    <w:p w14:paraId="373AFC03" w14:textId="77777777" w:rsidR="002F1198" w:rsidRDefault="002F1198" w:rsidP="002F1198">
      <w:r>
        <w:t xml:space="preserve">c57 / </w:t>
      </w:r>
      <w:proofErr w:type="spellStart"/>
      <w:r>
        <w:t>Hair_on_parchment</w:t>
      </w:r>
      <w:proofErr w:type="spellEnd"/>
      <w:r>
        <w:tab/>
      </w:r>
      <w:r>
        <w:tab/>
      </w:r>
      <w:r>
        <w:tab/>
      </w:r>
      <w:r>
        <w:tab/>
      </w:r>
      <w:r>
        <w:tab/>
      </w:r>
      <w:r>
        <w:tab/>
        <w:t>|</w:t>
      </w:r>
      <w:r>
        <w:tab/>
        <w:t>hop</w:t>
      </w:r>
      <w:r>
        <w:br/>
      </w:r>
      <w:r>
        <w:tab/>
        <w:t>(Meaning animal hair, like in the holes of the</w:t>
      </w:r>
      <w:r>
        <w:tab/>
      </w:r>
      <w:r>
        <w:tab/>
      </w:r>
      <w:r>
        <w:tab/>
        <w:t>|</w:t>
      </w:r>
      <w:r>
        <w:br/>
      </w:r>
      <w:r>
        <w:tab/>
        <w:t xml:space="preserve"> parchment, or even still looking like fur/wool</w:t>
      </w:r>
      <w:r>
        <w:tab/>
      </w:r>
      <w:r>
        <w:tab/>
      </w:r>
      <w:r>
        <w:tab/>
        <w:t>|</w:t>
      </w:r>
      <w:r>
        <w:br/>
      </w:r>
      <w:r>
        <w:tab/>
        <w:t xml:space="preserve"> on a used page)</w:t>
      </w:r>
      <w:r>
        <w:tab/>
      </w:r>
      <w:r>
        <w:tab/>
      </w:r>
      <w:r>
        <w:tab/>
      </w:r>
      <w:r>
        <w:tab/>
      </w:r>
      <w:r>
        <w:tab/>
      </w:r>
      <w:r>
        <w:tab/>
        <w:t>|</w:t>
      </w:r>
    </w:p>
    <w:p w14:paraId="6CE2BD5A" w14:textId="77777777" w:rsidR="002F1198" w:rsidRDefault="002F1198" w:rsidP="002F1198">
      <w:r>
        <w:t xml:space="preserve">c58 / </w:t>
      </w:r>
      <w:proofErr w:type="spellStart"/>
      <w:r>
        <w:t>Very_Visible_Watermark</w:t>
      </w:r>
      <w:proofErr w:type="spellEnd"/>
      <w:r>
        <w:tab/>
      </w:r>
      <w:r>
        <w:tab/>
      </w:r>
      <w:r>
        <w:tab/>
      </w:r>
      <w:r>
        <w:tab/>
      </w:r>
      <w:r>
        <w:tab/>
      </w:r>
      <w:r>
        <w:tab/>
        <w:t>|</w:t>
      </w:r>
      <w:r>
        <w:tab/>
      </w:r>
      <w:proofErr w:type="spellStart"/>
      <w:r>
        <w:t>vvw</w:t>
      </w:r>
      <w:proofErr w:type="spellEnd"/>
    </w:p>
    <w:p w14:paraId="518723B9" w14:textId="77777777" w:rsidR="002F1198" w:rsidRDefault="002F1198" w:rsidP="002F1198">
      <w:r>
        <w:t xml:space="preserve">c59 / </w:t>
      </w:r>
      <w:proofErr w:type="spellStart"/>
      <w:r>
        <w:t>Not_For_Binding_Reuse</w:t>
      </w:r>
      <w:proofErr w:type="spellEnd"/>
      <w:r>
        <w:tab/>
      </w:r>
      <w:r>
        <w:tab/>
      </w:r>
      <w:r>
        <w:tab/>
      </w:r>
      <w:r>
        <w:tab/>
      </w:r>
      <w:r>
        <w:tab/>
      </w:r>
      <w:r>
        <w:tab/>
        <w:t>|</w:t>
      </w:r>
      <w:r>
        <w:tab/>
      </w:r>
      <w:proofErr w:type="spellStart"/>
      <w:r>
        <w:t>nfb</w:t>
      </w:r>
      <w:proofErr w:type="spellEnd"/>
    </w:p>
    <w:p w14:paraId="48725E20" w14:textId="77777777" w:rsidR="002F1198" w:rsidRDefault="002F1198" w:rsidP="002F1198">
      <w:r>
        <w:t xml:space="preserve">c60 / </w:t>
      </w:r>
      <w:proofErr w:type="spellStart"/>
      <w:r>
        <w:t>Iron_Gall_or_other_Corrosion_Thru</w:t>
      </w:r>
      <w:proofErr w:type="spellEnd"/>
      <w:r>
        <w:tab/>
      </w:r>
      <w:r>
        <w:tab/>
      </w:r>
      <w:r>
        <w:tab/>
      </w:r>
      <w:r>
        <w:tab/>
        <w:t>|</w:t>
      </w:r>
      <w:r>
        <w:tab/>
      </w:r>
      <w:proofErr w:type="spellStart"/>
      <w:r>
        <w:t>igt</w:t>
      </w:r>
      <w:proofErr w:type="spellEnd"/>
    </w:p>
    <w:p w14:paraId="6691DD5F" w14:textId="77777777" w:rsidR="002F1198" w:rsidRDefault="002F1198" w:rsidP="002F1198">
      <w:r>
        <w:t xml:space="preserve">c61 / </w:t>
      </w:r>
      <w:proofErr w:type="spellStart"/>
      <w:r>
        <w:t>Squished_Bug_Remains</w:t>
      </w:r>
      <w:proofErr w:type="spellEnd"/>
      <w:r>
        <w:tab/>
      </w:r>
      <w:r>
        <w:tab/>
      </w:r>
      <w:r>
        <w:tab/>
      </w:r>
      <w:r>
        <w:tab/>
      </w:r>
      <w:r>
        <w:tab/>
      </w:r>
      <w:r>
        <w:tab/>
        <w:t>|</w:t>
      </w:r>
      <w:r>
        <w:tab/>
      </w:r>
      <w:proofErr w:type="spellStart"/>
      <w:r>
        <w:t>sbr</w:t>
      </w:r>
      <w:proofErr w:type="spellEnd"/>
    </w:p>
    <w:p w14:paraId="04E666FF" w14:textId="77777777" w:rsidR="002F1198" w:rsidRDefault="002F1198" w:rsidP="002F1198">
      <w:r>
        <w:t xml:space="preserve">c62 / </w:t>
      </w:r>
      <w:proofErr w:type="spellStart"/>
      <w:r>
        <w:t>Alphabet_or_Pen_Trials_or_Counting</w:t>
      </w:r>
      <w:proofErr w:type="spellEnd"/>
      <w:r>
        <w:tab/>
      </w:r>
      <w:r>
        <w:tab/>
      </w:r>
      <w:r>
        <w:tab/>
      </w:r>
      <w:r>
        <w:tab/>
        <w:t>|</w:t>
      </w:r>
      <w:r>
        <w:tab/>
      </w:r>
      <w:proofErr w:type="spellStart"/>
      <w:r>
        <w:t>apc</w:t>
      </w:r>
      <w:proofErr w:type="spellEnd"/>
    </w:p>
    <w:p w14:paraId="160A042E" w14:textId="77777777" w:rsidR="002F1198" w:rsidRDefault="002F1198" w:rsidP="002F1198"/>
    <w:p w14:paraId="194F0D63" w14:textId="77777777" w:rsidR="002F1198" w:rsidRDefault="002F1198" w:rsidP="002F1198">
      <w:r>
        <w:br w:type="page"/>
      </w:r>
    </w:p>
    <w:p w14:paraId="08C15D0B" w14:textId="77777777" w:rsidR="002F1198" w:rsidRDefault="002F1198" w:rsidP="002F1198">
      <w:r>
        <w:lastRenderedPageBreak/>
        <w:t>Still thinking about</w:t>
      </w:r>
    </w:p>
    <w:p w14:paraId="7D1B2CCF" w14:textId="77777777" w:rsidR="002F1198" w:rsidRDefault="002F1198" w:rsidP="002F1198">
      <w:r>
        <w:tab/>
        <w:t>Portrait of Scribe</w:t>
      </w:r>
    </w:p>
    <w:p w14:paraId="1692FBC9" w14:textId="77777777" w:rsidR="002F1198" w:rsidRDefault="002F1198" w:rsidP="002F1198">
      <w:r>
        <w:tab/>
        <w:t>Portrait of Illustrator/Illuminator</w:t>
      </w:r>
    </w:p>
    <w:p w14:paraId="1FD207CB" w14:textId="77777777" w:rsidR="002F1198" w:rsidRDefault="002F1198" w:rsidP="002F1198">
      <w:r>
        <w:tab/>
        <w:t>Portrait of Parchment Maker</w:t>
      </w:r>
    </w:p>
    <w:p w14:paraId="5781ABF2" w14:textId="77777777" w:rsidR="002F1198" w:rsidRDefault="002F1198" w:rsidP="002F1198">
      <w:r>
        <w:tab/>
        <w:t>Portrait of Reader</w:t>
      </w:r>
    </w:p>
    <w:p w14:paraId="24AE3B68" w14:textId="77777777" w:rsidR="002F1198" w:rsidRDefault="002F1198" w:rsidP="002F1198">
      <w:r>
        <w:tab/>
        <w:t>Portrait of Binder</w:t>
      </w:r>
    </w:p>
    <w:p w14:paraId="4B29CC1D" w14:textId="77777777" w:rsidR="002F1198" w:rsidRDefault="002F1198" w:rsidP="002F1198">
      <w:r>
        <w:tab/>
        <w:t>Portrait of Paper Maker (different ones, here)</w:t>
      </w:r>
    </w:p>
    <w:p w14:paraId="1D884B61" w14:textId="77777777" w:rsidR="002F1198" w:rsidRDefault="002F1198" w:rsidP="002F1198">
      <w:pPr>
        <w:ind w:firstLine="720"/>
      </w:pPr>
      <w:r>
        <w:t>Portrait of Printer</w:t>
      </w:r>
    </w:p>
    <w:p w14:paraId="10C08FB9" w14:textId="77777777" w:rsidR="002F1198" w:rsidRDefault="002F1198" w:rsidP="002F1198">
      <w:pPr>
        <w:ind w:firstLine="720"/>
      </w:pPr>
      <w:r>
        <w:t>Line Drawing</w:t>
      </w:r>
    </w:p>
    <w:p w14:paraId="46566A9F" w14:textId="77777777" w:rsidR="002F1198" w:rsidRDefault="002F1198" w:rsidP="002F1198">
      <w:r>
        <w:tab/>
        <w:t>Kinds of Clothes</w:t>
      </w:r>
    </w:p>
    <w:p w14:paraId="7C453B5C" w14:textId="77777777" w:rsidR="002F1198" w:rsidRDefault="002F1198" w:rsidP="002F1198">
      <w:r>
        <w:tab/>
        <w:t>Missing Initial/Illumination (Marked or Unmarked)</w:t>
      </w:r>
    </w:p>
    <w:p w14:paraId="07034451" w14:textId="77777777" w:rsidR="002F1198" w:rsidRDefault="002F1198" w:rsidP="002F1198">
      <w:r>
        <w:tab/>
        <w:t>Parchment Animal Veins</w:t>
      </w:r>
    </w:p>
    <w:p w14:paraId="23608FB3" w14:textId="77777777" w:rsidR="002F1198" w:rsidRDefault="002F1198" w:rsidP="002F1198">
      <w:r>
        <w:tab/>
        <w:t>Pop-ups, rotating thingies (there’s a technical term), etc.</w:t>
      </w:r>
    </w:p>
    <w:p w14:paraId="4A758950" w14:textId="77777777" w:rsidR="002F1198" w:rsidRDefault="002F1198" w:rsidP="002F1198">
      <w:r>
        <w:tab/>
        <w:t>Non-Commentary Marginal Notes</w:t>
      </w:r>
    </w:p>
    <w:p w14:paraId="1A21A040" w14:textId="77777777" w:rsidR="002F1198" w:rsidRDefault="002F1198" w:rsidP="002F1198">
      <w:r>
        <w:tab/>
        <w:t>(Not quite same project, I think) abbreviations (let’s get completeness)</w:t>
      </w:r>
    </w:p>
    <w:p w14:paraId="170D7717" w14:textId="77777777" w:rsidR="002F1198" w:rsidRDefault="002F1198" w:rsidP="002F1198">
      <w:r>
        <w:tab/>
        <w:t>NSFW (some of those are pretty bawdry, but also look for understanding of human body)</w:t>
      </w:r>
    </w:p>
    <w:p w14:paraId="7A9E7DE6" w14:textId="77777777" w:rsidR="002F1198" w:rsidRDefault="002F1198" w:rsidP="002F1198">
      <w:r>
        <w:tab/>
        <w:t>Hole Which Had Initial or Image Removed</w:t>
      </w:r>
    </w:p>
    <w:p w14:paraId="2D50EAE0" w14:textId="77777777" w:rsidR="002F1198" w:rsidRDefault="002F1198" w:rsidP="002F1198">
      <w:r>
        <w:tab/>
        <w:t>Bookmarks – either the ones with string that can rotate or the ones sewn on edges</w:t>
      </w:r>
    </w:p>
    <w:p w14:paraId="144F52D8" w14:textId="77777777" w:rsidR="002F1198" w:rsidRDefault="002F1198" w:rsidP="002F1198">
      <w:r>
        <w:tab/>
        <w:t>Difficult (?) Anything Left Inadvertently (Lost)</w:t>
      </w:r>
    </w:p>
    <w:p w14:paraId="4229D62D" w14:textId="77777777" w:rsidR="002F1198" w:rsidRDefault="002F1198" w:rsidP="002F1198">
      <w:r>
        <w:tab/>
        <w:t>A Wolf Preaching to Sheep (I wanted to find this, once, but couldn’t find it)</w:t>
      </w:r>
    </w:p>
    <w:p w14:paraId="5A0A4E8B" w14:textId="77777777" w:rsidR="002F1198" w:rsidRDefault="002F1198" w:rsidP="002F1198">
      <w:r>
        <w:tab/>
        <w:t>Crucifixion Scene</w:t>
      </w:r>
    </w:p>
    <w:p w14:paraId="58740E4D" w14:textId="77777777" w:rsidR="002F1198" w:rsidRDefault="002F1198" w:rsidP="002F1198">
      <w:r>
        <w:tab/>
        <w:t>Some study of bookworm, rat, etc. holes</w:t>
      </w:r>
    </w:p>
    <w:p w14:paraId="775577B6" w14:textId="77777777" w:rsidR="002F1198" w:rsidRDefault="002F1198" w:rsidP="002F1198">
      <w:r>
        <w:tab/>
        <w:t>Monk/scribe food in codex</w:t>
      </w:r>
    </w:p>
    <w:p w14:paraId="24DE75DC" w14:textId="77777777" w:rsidR="002F1198" w:rsidRDefault="002F1198" w:rsidP="002F1198">
      <w:r>
        <w:tab/>
        <w:t>Unique stuff not strained out of paper</w:t>
      </w:r>
    </w:p>
    <w:p w14:paraId="055C2C67" w14:textId="77777777" w:rsidR="002F1198" w:rsidRDefault="002F1198" w:rsidP="002F1198">
      <w:r>
        <w:tab/>
        <w:t>Pressed flowers</w:t>
      </w:r>
    </w:p>
    <w:p w14:paraId="3C2016BA" w14:textId="77777777" w:rsidR="002F1198" w:rsidRDefault="002F1198" w:rsidP="002F1198">
      <w:pPr>
        <w:ind w:left="720"/>
      </w:pPr>
      <w:r>
        <w:t>Anything related to the pope being crossed out (supposedly common in English books around 1570+, but I haven’t found one, yet, as of 2025-05-06).</w:t>
      </w:r>
    </w:p>
    <w:p w14:paraId="3614B6F6" w14:textId="77777777" w:rsidR="002F1198" w:rsidRDefault="002F1198" w:rsidP="002F1198">
      <w:pPr>
        <w:ind w:left="720"/>
      </w:pPr>
      <w:r>
        <w:t>Crumpled pages put back in (Marks of frustration)</w:t>
      </w:r>
    </w:p>
    <w:p w14:paraId="53BBC997" w14:textId="77777777" w:rsidR="002F1198" w:rsidRDefault="002F1198" w:rsidP="002F1198">
      <w:pPr>
        <w:ind w:left="720"/>
      </w:pPr>
      <w:r>
        <w:t>Other levels of iron gall (and other) corrosion from that one description. Need expert</w:t>
      </w:r>
    </w:p>
    <w:p w14:paraId="663197F8" w14:textId="77777777" w:rsidR="002F1198" w:rsidRPr="00F05930" w:rsidRDefault="002F1198" w:rsidP="002F1198">
      <w:pPr>
        <w:ind w:left="720"/>
      </w:pPr>
      <w:r>
        <w:t>Palimpsests. Need expert</w:t>
      </w:r>
    </w:p>
    <w:p w14:paraId="179FF770" w14:textId="77777777" w:rsidR="002F1198" w:rsidRDefault="002F1198" w:rsidP="002F1198">
      <w:r>
        <w:tab/>
        <w:t>Hiding defects with illustrations or creative text things</w:t>
      </w:r>
      <w:bookmarkStart w:id="70" w:name="_Hlk197516527"/>
    </w:p>
    <w:p w14:paraId="6EE43E34" w14:textId="77777777" w:rsidR="002F1198" w:rsidRDefault="002F1198" w:rsidP="002F1198">
      <w:r>
        <w:tab/>
        <w:t>Inserting missed parts of text</w:t>
      </w:r>
    </w:p>
    <w:p w14:paraId="45334BC6" w14:textId="77777777" w:rsidR="002F1198" w:rsidRDefault="002F1198" w:rsidP="002F1198">
      <w:r>
        <w:lastRenderedPageBreak/>
        <w:tab/>
        <w:t>Adoration kiss or indignant scratch</w:t>
      </w:r>
    </w:p>
    <w:p w14:paraId="5BEEC092" w14:textId="77777777" w:rsidR="002F1198" w:rsidRDefault="002F1198" w:rsidP="002F1198">
      <w:r>
        <w:tab/>
        <w:t>Prussian blue (trying to find palimpsest)</w:t>
      </w:r>
    </w:p>
    <w:p w14:paraId="715E927A" w14:textId="77777777" w:rsidR="002F1198" w:rsidRDefault="002F1198" w:rsidP="002F1198">
      <w:r>
        <w:tab/>
        <w:t>Wound man (include Zodiac man/woman here, too?)</w:t>
      </w:r>
    </w:p>
    <w:p w14:paraId="542652AC" w14:textId="77777777" w:rsidR="002F1198" w:rsidRDefault="002F1198" w:rsidP="002F1198">
      <w:r>
        <w:tab/>
        <w:t>Astronomical bodies/</w:t>
      </w:r>
      <w:proofErr w:type="spellStart"/>
      <w:r>
        <w:t>digrams</w:t>
      </w:r>
      <w:proofErr w:type="spellEnd"/>
    </w:p>
    <w:p w14:paraId="5D3E702B" w14:textId="77777777" w:rsidR="002F1198" w:rsidRDefault="002F1198" w:rsidP="002F1198">
      <w:r>
        <w:tab/>
        <w:t>Maps</w:t>
      </w:r>
    </w:p>
    <w:p w14:paraId="3F61F9BD" w14:textId="77777777" w:rsidR="002F1198" w:rsidRDefault="002F1198" w:rsidP="002F1198">
      <w:r>
        <w:tab/>
        <w:t>Letter as instruction for an initial (whether the initial is there or not, should count if guide letter is visible)</w:t>
      </w:r>
    </w:p>
    <w:p w14:paraId="2CB69284" w14:textId="77777777" w:rsidR="002F1198" w:rsidRDefault="002F1198" w:rsidP="002F1198">
      <w:r>
        <w:tab/>
        <w:t>Speech scroll things (like precursor of speech bubble)</w:t>
      </w:r>
    </w:p>
    <w:p w14:paraId="731F9709" w14:textId="77777777" w:rsidR="002F1198" w:rsidRDefault="002F1198" w:rsidP="002F1198">
      <w:r>
        <w:tab/>
        <w:t>Veins (veined parchment)</w:t>
      </w:r>
    </w:p>
    <w:p w14:paraId="1DF2203E" w14:textId="77777777" w:rsidR="002F1198" w:rsidRDefault="002F1198" w:rsidP="002F1198">
      <w:r>
        <w:tab/>
        <w:t>Family trees</w:t>
      </w:r>
    </w:p>
    <w:p w14:paraId="6CCBBA9F" w14:textId="77777777" w:rsidR="002F1198" w:rsidRDefault="002F1198" w:rsidP="002F1198">
      <w:r>
        <w:tab/>
        <w:t>The things on the side that act like quote marks for a section</w:t>
      </w:r>
    </w:p>
    <w:p w14:paraId="5EC34645" w14:textId="77777777" w:rsidR="002F1198" w:rsidRDefault="002F1198" w:rsidP="002F1198">
      <w:r>
        <w:tab/>
        <w:t>Erasures, well not so much erased as scraped out with pen knife, (and sometimes re-doing of text)</w:t>
      </w:r>
    </w:p>
    <w:p w14:paraId="046B9D1C" w14:textId="77777777" w:rsidR="002F1198" w:rsidRDefault="002F1198" w:rsidP="002F1198"/>
    <w:p w14:paraId="2F76FF0F" w14:textId="77777777" w:rsidR="002F1198" w:rsidRPr="007F78B8" w:rsidRDefault="002F1198" w:rsidP="002F1198">
      <w:pPr>
        <w:rPr>
          <w:u w:val="single"/>
        </w:rPr>
      </w:pPr>
      <w:r w:rsidRPr="007F78B8">
        <w:rPr>
          <w:u w:val="single"/>
        </w:rPr>
        <w:t>OTHER IDEAS</w:t>
      </w:r>
    </w:p>
    <w:p w14:paraId="0323ABA8" w14:textId="77777777" w:rsidR="002F1198" w:rsidRDefault="002F1198" w:rsidP="002F1198">
      <w:r>
        <w:t xml:space="preserve">Microfilm damage, Duct tape, Human hand (gloved, fuzzy-gloved {Bigfoot}, watch, ring), Page being turned (shutter open for too long and/or page turned too fast at wrong time, Roman numerals (different forms), Hindu / Arabic Numerals (early vs. late), Greek Numerals, Russian Numerals, etc. Charters in decorative MSS. Candle wax drops (definitely need expert). Drool from sleeping (definitely need expert). Hints of reuse that could be imaged with </w:t>
      </w:r>
      <w:r w:rsidRPr="007F78B8">
        <w:t>Macro X-ray fluorescence (MA-XRF)</w:t>
      </w:r>
      <w:r>
        <w:t xml:space="preserve"> Multi-Spectral Imaging (MSI), other penetrative imaging – giving them some good ones to try on, whether the hints be small groups of ink-colored pixels in the structure of text OR some hint in the structure of the binding that is more likely to have possible-to-find-with-penetrative-imaging</w:t>
      </w:r>
      <w:r w:rsidRPr="007F78B8">
        <w:t xml:space="preserve"> </w:t>
      </w:r>
      <w:bookmarkStart w:id="71" w:name="_Hlk197517042"/>
      <w:r>
        <w:t>reuse (</w:t>
      </w:r>
      <w:r>
        <w:rPr>
          <w:i/>
          <w:iCs/>
        </w:rPr>
        <w:t>definitely</w:t>
      </w:r>
      <w:r>
        <w:t xml:space="preserve"> need expert, even for some ground truth).</w:t>
      </w:r>
      <w:bookmarkEnd w:id="71"/>
    </w:p>
    <w:p w14:paraId="0A7D1145" w14:textId="77777777" w:rsidR="002F1198" w:rsidRDefault="002F1198" w:rsidP="002F1198">
      <w:r>
        <w:t>[Write others to put in these documents later]</w:t>
      </w:r>
    </w:p>
    <w:p w14:paraId="7B0C313F" w14:textId="77777777" w:rsidR="002F1198" w:rsidRDefault="002F1198" w:rsidP="002F1198"/>
    <w:p w14:paraId="1DCA4307" w14:textId="77777777" w:rsidR="002F1198" w:rsidRDefault="002F1198" w:rsidP="002F1198"/>
    <w:p w14:paraId="737A258D" w14:textId="77777777" w:rsidR="002F1198" w:rsidRDefault="002F1198" w:rsidP="002F1198">
      <w:r w:rsidRPr="00A07D3C">
        <w:rPr>
          <w:u w:val="single"/>
        </w:rPr>
        <w:t>Things to find for contrastive examples</w:t>
      </w:r>
      <w:r>
        <w:t xml:space="preserve"> (named as ‘</w:t>
      </w:r>
      <w:proofErr w:type="spellStart"/>
      <w:r>
        <w:t>Important_as_Counter_Example</w:t>
      </w:r>
      <w:proofErr w:type="spellEnd"/>
      <w:r>
        <w:t xml:space="preserve">’, because I couldn’t come up with the word, contrastive, though I knew that the word, differentiating, was wrong, when I was editing the </w:t>
      </w:r>
      <w:proofErr w:type="spellStart"/>
      <w:proofErr w:type="gramStart"/>
      <w:r>
        <w:t>classifier.param</w:t>
      </w:r>
      <w:proofErr w:type="spellEnd"/>
      <w:proofErr w:type="gramEnd"/>
      <w:r>
        <w:t xml:space="preserve"> file). I think that quite a few of these will involve languages/scripts. I know I found some first pages with Latin where the reuse-as-paste-down was Greek, and such things will be good.</w:t>
      </w:r>
    </w:p>
    <w:p w14:paraId="2FFF9366" w14:textId="77777777" w:rsidR="002F1198" w:rsidRDefault="002F1198" w:rsidP="002F1198">
      <w:r>
        <w:t>A mixed language-and-not example: I found some negative examples for binding reuse that have big Hebrew text and big film holes on the side; I don’t want the algorithm to think the large Hebrew characters or the big film holes are what characterize negative for binding reuse. Perhaps more importantly, I don’t want it to classify an instance of reuse that happens to be with large Hebrew text and/or big film holes as being non-reuse, just because no examples of positive-Hebrew-holes are in the dataset.</w:t>
      </w:r>
    </w:p>
    <w:p w14:paraId="7AC68F96" w14:textId="77777777" w:rsidR="002F1198" w:rsidRDefault="002F1198" w:rsidP="002F1198">
      <w:r>
        <w:t>Big film holes visible.</w:t>
      </w:r>
    </w:p>
    <w:p w14:paraId="2E7F5E09" w14:textId="77777777" w:rsidR="002F1198" w:rsidRDefault="002F1198" w:rsidP="002F1198">
      <w:r>
        <w:t xml:space="preserve">Smaller images – find out usage for collections on reddit, Flickr (especially Yale’s), blogs, </w:t>
      </w:r>
      <w:proofErr w:type="spellStart"/>
      <w:r>
        <w:t>pholder</w:t>
      </w:r>
      <w:proofErr w:type="spellEnd"/>
      <w:r>
        <w:t>, photographs from microfilm machine, phone pics of manuscripts (need to contact BYU’s, U of U’s libraries), pics of books with examples.</w:t>
      </w:r>
    </w:p>
    <w:p w14:paraId="67475283" w14:textId="77777777" w:rsidR="002F1198" w:rsidRDefault="002F1198" w:rsidP="002F1198">
      <w:r>
        <w:t>Scans of books with examples. Pics and scans of local library facsimiles.</w:t>
      </w:r>
    </w:p>
    <w:p w14:paraId="3635643A" w14:textId="77777777" w:rsidR="002F1198" w:rsidRDefault="002F1198" w:rsidP="002F1198">
      <w:r>
        <w:lastRenderedPageBreak/>
        <w:t>[Write others to put in these documents later]</w:t>
      </w:r>
    </w:p>
    <w:p w14:paraId="3952C97B" w14:textId="77777777" w:rsidR="002F1198" w:rsidRDefault="002F1198" w:rsidP="002F1198"/>
    <w:p w14:paraId="3808474E" w14:textId="77777777" w:rsidR="002F1198" w:rsidRDefault="002F1198" w:rsidP="002F1198"/>
    <w:p w14:paraId="30A44A16" w14:textId="77777777" w:rsidR="002F1198" w:rsidRDefault="002F1198" w:rsidP="002F1198">
      <w:r w:rsidRPr="00A07D3C">
        <w:rPr>
          <w:u w:val="single"/>
        </w:rPr>
        <w:t>Possibly one-offs until later</w:t>
      </w:r>
      <w:r>
        <w:t xml:space="preserve"> (usually things found discussed or imaged in books, sometimes found in images)</w:t>
      </w:r>
    </w:p>
    <w:p w14:paraId="29BB0429" w14:textId="77777777" w:rsidR="002F1198" w:rsidRDefault="002F1198" w:rsidP="002F1198">
      <w:r>
        <w:t>Early illustration showing shadow (need to figure out which audio-book)</w:t>
      </w:r>
    </w:p>
    <w:p w14:paraId="069B6E64" w14:textId="77777777" w:rsidR="002F1198" w:rsidRDefault="002F1198" w:rsidP="002F1198">
      <w:r>
        <w:t>Upside-down “brand” in after-Caxton-guy’s kid’s book from printing, now as reuse (need to find audio book)</w:t>
      </w:r>
    </w:p>
    <w:p w14:paraId="13E6AF79" w14:textId="77777777" w:rsidR="002F1198" w:rsidRDefault="002F1198" w:rsidP="002F1198">
      <w:r>
        <w:t>Pop-up made out of reuse – find that one medical/anatomy book. Book is printed, pop-up is from MS</w:t>
      </w:r>
    </w:p>
    <w:p w14:paraId="13E670D4" w14:textId="77777777" w:rsidR="002F1198" w:rsidRDefault="002F1198" w:rsidP="002F1198">
      <w:r>
        <w:t>Interesting sociological/demographic, e.g. the lady’s Gilded (Manuscript) book talking about dark-skinned man.</w:t>
      </w:r>
    </w:p>
    <w:p w14:paraId="0A832D84" w14:textId="77777777" w:rsidR="002F1198" w:rsidRDefault="002F1198" w:rsidP="002F1198">
      <w:r>
        <w:t>[Write others to put in these documents later]</w:t>
      </w:r>
    </w:p>
    <w:bookmarkEnd w:id="70"/>
    <w:p w14:paraId="6575D2C7" w14:textId="77777777" w:rsidR="002F1198" w:rsidRPr="00F97277" w:rsidRDefault="002F1198" w:rsidP="002F1198"/>
    <w:p w14:paraId="7C950E02" w14:textId="632C46AF" w:rsidR="00862EC9" w:rsidRPr="00F05930" w:rsidRDefault="00862EC9" w:rsidP="002F1198"/>
    <w:sectPr w:rsidR="00862EC9" w:rsidRPr="00F05930" w:rsidSect="006A5EE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E8"/>
    <w:rsid w:val="000C5648"/>
    <w:rsid w:val="00104403"/>
    <w:rsid w:val="00140B19"/>
    <w:rsid w:val="001A0BB3"/>
    <w:rsid w:val="001B2DEA"/>
    <w:rsid w:val="001E1FD2"/>
    <w:rsid w:val="00213E46"/>
    <w:rsid w:val="00241140"/>
    <w:rsid w:val="002F1198"/>
    <w:rsid w:val="0034090E"/>
    <w:rsid w:val="00401FA7"/>
    <w:rsid w:val="0046086A"/>
    <w:rsid w:val="004910D8"/>
    <w:rsid w:val="005470D8"/>
    <w:rsid w:val="00693CD7"/>
    <w:rsid w:val="006A5EE8"/>
    <w:rsid w:val="006D35F4"/>
    <w:rsid w:val="00827E5C"/>
    <w:rsid w:val="00862EC9"/>
    <w:rsid w:val="00895C59"/>
    <w:rsid w:val="008B026F"/>
    <w:rsid w:val="009063F4"/>
    <w:rsid w:val="009A1FB3"/>
    <w:rsid w:val="00A06BF2"/>
    <w:rsid w:val="00A13F24"/>
    <w:rsid w:val="00A24885"/>
    <w:rsid w:val="00B32CC3"/>
    <w:rsid w:val="00BA207A"/>
    <w:rsid w:val="00C94E14"/>
    <w:rsid w:val="00CD5A63"/>
    <w:rsid w:val="00CF15FE"/>
    <w:rsid w:val="00D24A5D"/>
    <w:rsid w:val="00E45D77"/>
    <w:rsid w:val="00EC258F"/>
    <w:rsid w:val="00F05930"/>
    <w:rsid w:val="00FA12A0"/>
    <w:rsid w:val="00FF0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5476"/>
  <w15:chartTrackingRefBased/>
  <w15:docId w15:val="{A71C0224-4E1D-4100-A2CF-AC17AB49D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EE8"/>
    <w:rPr>
      <w:rFonts w:eastAsiaTheme="majorEastAsia" w:cstheme="majorBidi"/>
      <w:color w:val="272727" w:themeColor="text1" w:themeTint="D8"/>
    </w:rPr>
  </w:style>
  <w:style w:type="paragraph" w:styleId="Title">
    <w:name w:val="Title"/>
    <w:basedOn w:val="Normal"/>
    <w:next w:val="Normal"/>
    <w:link w:val="TitleChar"/>
    <w:uiPriority w:val="10"/>
    <w:qFormat/>
    <w:rsid w:val="006A5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EE8"/>
    <w:pPr>
      <w:spacing w:before="160"/>
      <w:jc w:val="center"/>
    </w:pPr>
    <w:rPr>
      <w:i/>
      <w:iCs/>
      <w:color w:val="404040" w:themeColor="text1" w:themeTint="BF"/>
    </w:rPr>
  </w:style>
  <w:style w:type="character" w:customStyle="1" w:styleId="QuoteChar">
    <w:name w:val="Quote Char"/>
    <w:basedOn w:val="DefaultParagraphFont"/>
    <w:link w:val="Quote"/>
    <w:uiPriority w:val="29"/>
    <w:rsid w:val="006A5EE8"/>
    <w:rPr>
      <w:i/>
      <w:iCs/>
      <w:color w:val="404040" w:themeColor="text1" w:themeTint="BF"/>
    </w:rPr>
  </w:style>
  <w:style w:type="paragraph" w:styleId="ListParagraph">
    <w:name w:val="List Paragraph"/>
    <w:basedOn w:val="Normal"/>
    <w:uiPriority w:val="34"/>
    <w:qFormat/>
    <w:rsid w:val="006A5EE8"/>
    <w:pPr>
      <w:ind w:left="720"/>
      <w:contextualSpacing/>
    </w:pPr>
  </w:style>
  <w:style w:type="character" w:styleId="IntenseEmphasis">
    <w:name w:val="Intense Emphasis"/>
    <w:basedOn w:val="DefaultParagraphFont"/>
    <w:uiPriority w:val="21"/>
    <w:qFormat/>
    <w:rsid w:val="006A5EE8"/>
    <w:rPr>
      <w:i/>
      <w:iCs/>
      <w:color w:val="2F5496" w:themeColor="accent1" w:themeShade="BF"/>
    </w:rPr>
  </w:style>
  <w:style w:type="paragraph" w:styleId="IntenseQuote">
    <w:name w:val="Intense Quote"/>
    <w:basedOn w:val="Normal"/>
    <w:next w:val="Normal"/>
    <w:link w:val="IntenseQuoteChar"/>
    <w:uiPriority w:val="30"/>
    <w:qFormat/>
    <w:rsid w:val="006A5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EE8"/>
    <w:rPr>
      <w:i/>
      <w:iCs/>
      <w:color w:val="2F5496" w:themeColor="accent1" w:themeShade="BF"/>
    </w:rPr>
  </w:style>
  <w:style w:type="character" w:styleId="IntenseReference">
    <w:name w:val="Intense Reference"/>
    <w:basedOn w:val="DefaultParagraphFont"/>
    <w:uiPriority w:val="32"/>
    <w:qFormat/>
    <w:rsid w:val="006A5EE8"/>
    <w:rPr>
      <w:b/>
      <w:bCs/>
      <w:smallCaps/>
      <w:color w:val="2F5496" w:themeColor="accent1" w:themeShade="BF"/>
      <w:spacing w:val="5"/>
    </w:rPr>
  </w:style>
  <w:style w:type="character" w:styleId="Hyperlink">
    <w:name w:val="Hyperlink"/>
    <w:basedOn w:val="DefaultParagraphFont"/>
    <w:uiPriority w:val="99"/>
    <w:unhideWhenUsed/>
    <w:rsid w:val="00241140"/>
    <w:rPr>
      <w:color w:val="0563C1" w:themeColor="hyperlink"/>
      <w:u w:val="single"/>
    </w:rPr>
  </w:style>
  <w:style w:type="character" w:styleId="UnresolvedMention">
    <w:name w:val="Unresolved Mention"/>
    <w:basedOn w:val="DefaultParagraphFont"/>
    <w:uiPriority w:val="99"/>
    <w:semiHidden/>
    <w:unhideWhenUsed/>
    <w:rsid w:val="00241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62156">
      <w:bodyDiv w:val="1"/>
      <w:marLeft w:val="0"/>
      <w:marRight w:val="0"/>
      <w:marTop w:val="0"/>
      <w:marBottom w:val="0"/>
      <w:divBdr>
        <w:top w:val="none" w:sz="0" w:space="0" w:color="auto"/>
        <w:left w:val="none" w:sz="0" w:space="0" w:color="auto"/>
        <w:bottom w:val="none" w:sz="0" w:space="0" w:color="auto"/>
        <w:right w:val="none" w:sz="0" w:space="0" w:color="auto"/>
      </w:divBdr>
    </w:div>
    <w:div w:id="85080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ragmentology.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Black</dc:creator>
  <cp:keywords/>
  <dc:description/>
  <cp:lastModifiedBy>David Black</cp:lastModifiedBy>
  <cp:revision>13</cp:revision>
  <cp:lastPrinted>2025-03-01T00:28:00Z</cp:lastPrinted>
  <dcterms:created xsi:type="dcterms:W3CDTF">2025-03-01T00:29:00Z</dcterms:created>
  <dcterms:modified xsi:type="dcterms:W3CDTF">2026-10-03T21:19:00Z</dcterms:modified>
</cp:coreProperties>
</file>